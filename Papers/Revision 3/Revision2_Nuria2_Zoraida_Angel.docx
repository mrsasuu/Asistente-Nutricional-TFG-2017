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B17348" w14:textId="77777777" w:rsidR="00EA6423" w:rsidRPr="004D2D8A" w:rsidRDefault="00D17D80" w:rsidP="003B4B31">
      <w:pPr>
        <w:pStyle w:val="MDPI11articletype"/>
      </w:pPr>
      <w:r>
        <w:t>Article</w:t>
      </w:r>
    </w:p>
    <w:p w14:paraId="70A065BF" w14:textId="3D4742FC" w:rsidR="00EA6423" w:rsidRPr="004D2D8A" w:rsidRDefault="00B7045B" w:rsidP="003B4B31">
      <w:pPr>
        <w:pStyle w:val="MDPI12title"/>
        <w:spacing w:line="240" w:lineRule="atLeast"/>
      </w:pPr>
      <w:r w:rsidRPr="00B7045B">
        <w:t>Design and implementation of virtual coaches for healthy nutrition habits monitoring and encouragement</w:t>
      </w:r>
      <w:r w:rsidR="00D17D80" w:rsidRPr="00D17D80">
        <w:t>.</w:t>
      </w:r>
    </w:p>
    <w:p w14:paraId="15BD5E0E" w14:textId="77777777" w:rsidR="00F82B9D" w:rsidRPr="004D2D8A" w:rsidRDefault="00F82B9D" w:rsidP="003B4B31">
      <w:pPr>
        <w:pStyle w:val="MDPI14history"/>
      </w:pPr>
      <w:r w:rsidRPr="004D2D8A">
        <w:t xml:space="preserve">Academic Editor: </w:t>
      </w:r>
      <w:r w:rsidR="00D17D80">
        <w:t>University of Granada</w:t>
      </w:r>
    </w:p>
    <w:p w14:paraId="1CCDFBA1" w14:textId="77777777" w:rsidR="00F82B9D" w:rsidRPr="004D2D8A" w:rsidRDefault="00F82B9D" w:rsidP="003B4B31">
      <w:pPr>
        <w:pStyle w:val="MDPI14history"/>
        <w:spacing w:before="0"/>
      </w:pPr>
      <w:r w:rsidRPr="004D2D8A">
        <w:t>Received: date; Accepted: date; Published: date</w:t>
      </w:r>
    </w:p>
    <w:p w14:paraId="253B2056" w14:textId="438ECC37" w:rsidR="00B32E2C" w:rsidRPr="00B7045B" w:rsidRDefault="00EA6423" w:rsidP="00B7045B">
      <w:pPr>
        <w:pStyle w:val="MDPI17abstract"/>
      </w:pPr>
      <w:r w:rsidRPr="004D2D8A">
        <w:rPr>
          <w:b/>
        </w:rPr>
        <w:t xml:space="preserve">Abstract: </w:t>
      </w:r>
      <w:r w:rsidR="00DA4158" w:rsidRPr="00A97D00">
        <w:t>To have a</w:t>
      </w:r>
      <w:r w:rsidR="00067A2E">
        <w:t xml:space="preserve"> </w:t>
      </w:r>
      <w:r w:rsidR="00AF35CA">
        <w:t xml:space="preserve">good health </w:t>
      </w:r>
      <w:r w:rsidR="00067A2E">
        <w:t>is the result of a healthy lifestyle, where nutrition is</w:t>
      </w:r>
      <w:r w:rsidR="00DA4158">
        <w:t xml:space="preserve"> a key element</w:t>
      </w:r>
      <w:r w:rsidR="00067A2E">
        <w:t>.</w:t>
      </w:r>
      <w:r w:rsidR="00AF35CA">
        <w:t xml:space="preserve"> </w:t>
      </w:r>
      <w:r w:rsidR="00067A2E">
        <w:t>However, i</w:t>
      </w:r>
      <w:r w:rsidR="00F33395">
        <w:t xml:space="preserve">n today’s </w:t>
      </w:r>
      <w:r w:rsidR="00626AC6">
        <w:t>society</w:t>
      </w:r>
      <w:r w:rsidR="00F33395">
        <w:t xml:space="preserve">, </w:t>
      </w:r>
      <w:r w:rsidR="00626AC6">
        <w:t xml:space="preserve">nutritional </w:t>
      </w:r>
      <w:r w:rsidR="00067A2E">
        <w:t xml:space="preserve">disorders </w:t>
      </w:r>
      <w:r w:rsidR="00626AC6">
        <w:t xml:space="preserve">affect children, adults and </w:t>
      </w:r>
      <w:r w:rsidR="00CA6AD7">
        <w:t xml:space="preserve">elderly </w:t>
      </w:r>
      <w:r w:rsidR="0021064B">
        <w:t xml:space="preserve">people, </w:t>
      </w:r>
      <w:r w:rsidR="00704CCE">
        <w:t>mainly due to</w:t>
      </w:r>
      <w:r w:rsidR="0021064B">
        <w:t xml:space="preserve"> </w:t>
      </w:r>
      <w:r w:rsidR="00F33395">
        <w:t xml:space="preserve">a </w:t>
      </w:r>
      <w:r w:rsidR="00A97D00">
        <w:t>scarce nutrition</w:t>
      </w:r>
      <w:r w:rsidR="00874432">
        <w:t xml:space="preserve"> </w:t>
      </w:r>
      <w:r w:rsidR="00F33395">
        <w:t xml:space="preserve">knowledge </w:t>
      </w:r>
      <w:r w:rsidR="00CA6AD7" w:rsidRPr="00CA6AD7">
        <w:t xml:space="preserve">and the lack of </w:t>
      </w:r>
      <w:r w:rsidR="0021064B">
        <w:t xml:space="preserve">a </w:t>
      </w:r>
      <w:r w:rsidR="00CA6AD7" w:rsidRPr="00CA6AD7">
        <w:t xml:space="preserve">healthy </w:t>
      </w:r>
      <w:r w:rsidR="0021064B">
        <w:t>lifestyle</w:t>
      </w:r>
      <w:r w:rsidR="00F33395">
        <w:t>.</w:t>
      </w:r>
      <w:r w:rsidR="00CA6AD7">
        <w:t xml:space="preserve"> </w:t>
      </w:r>
      <w:r w:rsidR="00F33395">
        <w:t>A</w:t>
      </w:r>
      <w:r w:rsidR="00DA75C9">
        <w:t xml:space="preserve"> commonly </w:t>
      </w:r>
      <w:r w:rsidR="001022AA">
        <w:t>adopted solution to</w:t>
      </w:r>
      <w:r w:rsidR="00F33395">
        <w:t xml:space="preserve"> these</w:t>
      </w:r>
      <w:r w:rsidR="00B339E1" w:rsidRPr="00B339E1">
        <w:t xml:space="preserve"> nutritional imbalances is to record </w:t>
      </w:r>
      <w:r w:rsidR="00704CCE">
        <w:t>food intake</w:t>
      </w:r>
      <w:r w:rsidR="00F33395">
        <w:t xml:space="preserve"> over the course of the day</w:t>
      </w:r>
      <w:r w:rsidR="00B339E1" w:rsidRPr="00B339E1">
        <w:t>,</w:t>
      </w:r>
      <w:r w:rsidR="00F33395">
        <w:t xml:space="preserve"> </w:t>
      </w:r>
      <w:r w:rsidR="001022AA">
        <w:t>usually</w:t>
      </w:r>
      <w:r w:rsidR="00F33395">
        <w:t>,</w:t>
      </w:r>
      <w:r w:rsidR="00B339E1" w:rsidRPr="00B339E1">
        <w:t xml:space="preserve"> </w:t>
      </w:r>
      <w:r w:rsidR="00F33395">
        <w:t>creating</w:t>
      </w:r>
      <w:r w:rsidR="00F33395" w:rsidRPr="00B339E1">
        <w:t xml:space="preserve"> </w:t>
      </w:r>
      <w:r w:rsidR="00F33395">
        <w:t xml:space="preserve">custom </w:t>
      </w:r>
      <w:r w:rsidR="00B339E1" w:rsidRPr="00B339E1">
        <w:t>meal plan</w:t>
      </w:r>
      <w:r w:rsidR="00F33395">
        <w:t>s to count the amount of</w:t>
      </w:r>
      <w:r w:rsidR="00B339E1" w:rsidRPr="00B339E1">
        <w:t xml:space="preserve"> macronutrients and micronutrients that can be administered without exceeding a</w:t>
      </w:r>
      <w:r w:rsidR="00F33395">
        <w:t xml:space="preserve"> daily</w:t>
      </w:r>
      <w:r w:rsidR="00B339E1" w:rsidRPr="00B339E1">
        <w:t xml:space="preserve"> healthy amount</w:t>
      </w:r>
      <w:r w:rsidR="00B339E1">
        <w:t>.</w:t>
      </w:r>
      <w:r w:rsidR="009B5391">
        <w:t xml:space="preserve"> </w:t>
      </w:r>
      <w:r w:rsidR="004E5D65">
        <w:t>Nowadays, c</w:t>
      </w:r>
      <w:r w:rsidR="001022AA">
        <w:t xml:space="preserve">utting-edge technologies </w:t>
      </w:r>
      <w:r w:rsidR="004E5D65">
        <w:t>(M</w:t>
      </w:r>
      <w:r w:rsidR="009B5391" w:rsidRPr="009B5391">
        <w:t xml:space="preserve">obile </w:t>
      </w:r>
      <w:r w:rsidR="004E5D65">
        <w:t>Computing</w:t>
      </w:r>
      <w:commentRangeStart w:id="0"/>
      <w:commentRangeStart w:id="1"/>
      <w:r w:rsidR="004E5D65">
        <w:t>,</w:t>
      </w:r>
      <w:commentRangeEnd w:id="0"/>
      <w:r w:rsidR="002038B3">
        <w:rPr>
          <w:rStyle w:val="Refdecomentario"/>
          <w:rFonts w:ascii="Times New Roman" w:hAnsi="Times New Roman"/>
          <w:lang w:bidi="ar-SA"/>
        </w:rPr>
        <w:commentReference w:id="0"/>
      </w:r>
      <w:commentRangeEnd w:id="1"/>
      <w:r w:rsidR="00704CCE">
        <w:rPr>
          <w:rStyle w:val="Refdecomentario"/>
          <w:rFonts w:ascii="Times New Roman" w:hAnsi="Times New Roman"/>
          <w:lang w:bidi="ar-SA"/>
        </w:rPr>
        <w:commentReference w:id="1"/>
      </w:r>
      <w:r w:rsidR="004E5D65">
        <w:t xml:space="preserve"> Cloud C</w:t>
      </w:r>
      <w:r w:rsidR="001022AA">
        <w:t>omputing</w:t>
      </w:r>
      <w:r w:rsidR="004E5D65">
        <w:t>)</w:t>
      </w:r>
      <w:r w:rsidR="001022AA">
        <w:t xml:space="preserve"> support</w:t>
      </w:r>
      <w:r w:rsidR="009B5391" w:rsidRPr="009B5391">
        <w:t xml:space="preserve"> </w:t>
      </w:r>
      <w:r w:rsidR="001022AA">
        <w:t>many nutritional tracking applications</w:t>
      </w:r>
      <w:r w:rsidR="009B5391" w:rsidRPr="009B5391">
        <w:t xml:space="preserve"> to record </w:t>
      </w:r>
      <w:r w:rsidR="00704CCE">
        <w:t xml:space="preserve">energy intake </w:t>
      </w:r>
      <w:r w:rsidR="004E5D65">
        <w:t>as well as physiological user parameters</w:t>
      </w:r>
      <w:r w:rsidR="009B5391" w:rsidRPr="009B5391">
        <w:t xml:space="preserve">. However, </w:t>
      </w:r>
      <w:r w:rsidR="002038B3">
        <w:t>most of these</w:t>
      </w:r>
      <w:r w:rsidR="00CB6900">
        <w:t xml:space="preserve"> </w:t>
      </w:r>
      <w:r w:rsidR="004E5D65">
        <w:t>nutritional tracking applications</w:t>
      </w:r>
      <w:r w:rsidR="00CB6900">
        <w:t xml:space="preserve"> are self-management applications</w:t>
      </w:r>
      <w:r w:rsidR="002038B3">
        <w:t>. T</w:t>
      </w:r>
      <w:r w:rsidR="00CB6900">
        <w:t>hat is,</w:t>
      </w:r>
      <w:r w:rsidR="009B5391" w:rsidRPr="009B5391">
        <w:t xml:space="preserve"> </w:t>
      </w:r>
      <w:r w:rsidR="003D5865">
        <w:t xml:space="preserve">they </w:t>
      </w:r>
      <w:r w:rsidR="002038B3">
        <w:t xml:space="preserve">have </w:t>
      </w:r>
      <w:r w:rsidR="00EC4A3A">
        <w:t xml:space="preserve">not </w:t>
      </w:r>
      <w:r w:rsidR="002038B3">
        <w:t xml:space="preserve">been </w:t>
      </w:r>
      <w:r w:rsidR="00EC4A3A">
        <w:t>designed</w:t>
      </w:r>
      <w:r w:rsidR="002038B3">
        <w:t xml:space="preserve"> </w:t>
      </w:r>
      <w:r w:rsidR="00EC4A3A">
        <w:t>to provide</w:t>
      </w:r>
      <w:r w:rsidR="009B5391" w:rsidRPr="009B5391">
        <w:t xml:space="preserve"> gradual </w:t>
      </w:r>
      <w:r w:rsidR="00EC4A3A">
        <w:t xml:space="preserve">meal </w:t>
      </w:r>
      <w:r w:rsidR="009B5391" w:rsidRPr="009B5391">
        <w:t xml:space="preserve">plans that </w:t>
      </w:r>
      <w:r w:rsidR="00704CCE">
        <w:t>are tailored to the users and help them</w:t>
      </w:r>
      <w:r w:rsidR="009B5391" w:rsidRPr="009B5391">
        <w:t xml:space="preserve"> to adopt healthy nutrition habit</w:t>
      </w:r>
      <w:r w:rsidR="004E5D65">
        <w:t>s</w:t>
      </w:r>
      <w:r w:rsidR="002038B3">
        <w:t>, nor are supervised by health professionals</w:t>
      </w:r>
      <w:r w:rsidR="005C3D96" w:rsidRPr="005C3D96">
        <w:t>.</w:t>
      </w:r>
      <w:r w:rsidR="000D5B3A">
        <w:t xml:space="preserve"> </w:t>
      </w:r>
      <w:r w:rsidR="00CB6900">
        <w:t xml:space="preserve">In this </w:t>
      </w:r>
      <w:r w:rsidR="003D5865">
        <w:t>manuscript,</w:t>
      </w:r>
      <w:r w:rsidR="00656780">
        <w:t xml:space="preserve"> we present</w:t>
      </w:r>
      <w:commentRangeStart w:id="2"/>
      <w:commentRangeStart w:id="3"/>
      <w:r w:rsidR="00656780">
        <w:t xml:space="preserve"> </w:t>
      </w:r>
      <w:r w:rsidR="00422EDE">
        <w:t>Food4Living</w:t>
      </w:r>
      <w:r w:rsidR="00547278">
        <w:t>,</w:t>
      </w:r>
      <w:r w:rsidR="00CB6900">
        <w:t xml:space="preserve"> </w:t>
      </w:r>
      <w:r w:rsidR="00547278">
        <w:t>a cloud-based mobile wellness platform</w:t>
      </w:r>
      <w:r w:rsidR="00656780">
        <w:t xml:space="preserve"> to support</w:t>
      </w:r>
      <w:r w:rsidR="00B83F25" w:rsidRPr="00B83F25">
        <w:t xml:space="preserve"> the monitoring of diary</w:t>
      </w:r>
      <w:r w:rsidR="00656780">
        <w:t xml:space="preserve"> nutrition</w:t>
      </w:r>
      <w:r w:rsidR="00B83F25" w:rsidRPr="00B83F25">
        <w:t xml:space="preserve"> habits and improve</w:t>
      </w:r>
      <w:r w:rsidR="00656780">
        <w:t xml:space="preserve"> them through</w:t>
      </w:r>
      <w:r w:rsidR="00B83F25" w:rsidRPr="00B83F25">
        <w:t xml:space="preserve"> the interaction between users and </w:t>
      </w:r>
      <w:commentRangeStart w:id="4"/>
      <w:r w:rsidR="00704CCE">
        <w:t>professional</w:t>
      </w:r>
      <w:commentRangeEnd w:id="4"/>
      <w:r w:rsidR="00704CCE">
        <w:rPr>
          <w:rStyle w:val="Refdecomentario"/>
          <w:rFonts w:ascii="Times New Roman" w:hAnsi="Times New Roman"/>
          <w:lang w:bidi="ar-SA"/>
        </w:rPr>
        <w:commentReference w:id="4"/>
      </w:r>
      <w:r w:rsidR="00704CCE" w:rsidRPr="00B83F25">
        <w:t xml:space="preserve"> </w:t>
      </w:r>
      <w:r w:rsidR="00B83F25" w:rsidRPr="00B83F25">
        <w:t>advisors</w:t>
      </w:r>
      <w:r w:rsidR="00656780">
        <w:t xml:space="preserve"> (nutritionist</w:t>
      </w:r>
      <w:r w:rsidR="002038B3">
        <w:t xml:space="preserve"> and</w:t>
      </w:r>
      <w:r w:rsidR="00656780">
        <w:t xml:space="preserve"> dieticians)</w:t>
      </w:r>
      <w:r w:rsidR="003D5865">
        <w:t xml:space="preserve">. </w:t>
      </w:r>
      <w:r w:rsidR="00704CCE">
        <w:t>The main benefits of Food4Living are its</w:t>
      </w:r>
      <w:r w:rsidR="00C74A67">
        <w:t xml:space="preserve"> ease of use and the maximization of the autonomy of the users</w:t>
      </w:r>
      <w:r w:rsidR="00704CCE">
        <w:t xml:space="preserve"> while still under rigorous expert control. I</w:t>
      </w:r>
      <w:r w:rsidR="003D5865">
        <w:t xml:space="preserve">t is especially </w:t>
      </w:r>
      <w:r w:rsidR="00C74A67">
        <w:t>directed to older people</w:t>
      </w:r>
      <w:r w:rsidR="00C51218">
        <w:t>,</w:t>
      </w:r>
      <w:r w:rsidR="00704CCE">
        <w:t xml:space="preserve"> which specific needs are not conveniently addressed in the state-of-the-art systems</w:t>
      </w:r>
      <w:r w:rsidR="005366FC" w:rsidRPr="005366FC">
        <w:t>.</w:t>
      </w:r>
      <w:commentRangeEnd w:id="2"/>
      <w:r w:rsidR="002038B3">
        <w:rPr>
          <w:rStyle w:val="Refdecomentario"/>
          <w:rFonts w:ascii="Times New Roman" w:hAnsi="Times New Roman"/>
          <w:lang w:bidi="ar-SA"/>
        </w:rPr>
        <w:commentReference w:id="2"/>
      </w:r>
      <w:commentRangeEnd w:id="3"/>
      <w:r w:rsidR="00704CCE">
        <w:rPr>
          <w:rStyle w:val="Refdecomentario"/>
          <w:rFonts w:ascii="Times New Roman" w:hAnsi="Times New Roman"/>
          <w:lang w:bidi="ar-SA"/>
        </w:rPr>
        <w:commentReference w:id="3"/>
      </w:r>
    </w:p>
    <w:p w14:paraId="68545CB4" w14:textId="5356175F" w:rsidR="00EA6423" w:rsidRPr="004D2D8A" w:rsidRDefault="00EA6423" w:rsidP="003B4B31">
      <w:pPr>
        <w:pStyle w:val="MDPI18keywords"/>
      </w:pPr>
      <w:r w:rsidRPr="004D2D8A">
        <w:rPr>
          <w:b/>
        </w:rPr>
        <w:t xml:space="preserve">Keywords: </w:t>
      </w:r>
      <w:r w:rsidR="005366FC">
        <w:t>nutrition</w:t>
      </w:r>
      <w:r w:rsidRPr="004D2D8A">
        <w:t xml:space="preserve">; </w:t>
      </w:r>
      <w:r w:rsidR="005366FC">
        <w:t>telemonitoring</w:t>
      </w:r>
      <w:r w:rsidRPr="004D2D8A">
        <w:t>;</w:t>
      </w:r>
      <w:r w:rsidR="005366FC">
        <w:t xml:space="preserve"> </w:t>
      </w:r>
      <w:r w:rsidR="00656780">
        <w:t>usability</w:t>
      </w:r>
      <w:r w:rsidR="005366FC">
        <w:t xml:space="preserve">; cloud </w:t>
      </w:r>
      <w:r w:rsidR="00656780">
        <w:t>computing</w:t>
      </w:r>
      <w:r w:rsidR="005366FC">
        <w:t>; healthy habits</w:t>
      </w:r>
      <w:r w:rsidR="00A50CAE">
        <w:t>; elderly</w:t>
      </w:r>
      <w:r w:rsidR="00656780">
        <w:t xml:space="preserve"> people</w:t>
      </w:r>
      <w:r w:rsidR="00A50CAE">
        <w:t xml:space="preserve">; </w:t>
      </w:r>
      <w:r w:rsidR="00656780">
        <w:t>smartphones</w:t>
      </w:r>
      <w:r w:rsidR="00A50CAE">
        <w:t xml:space="preserve">; </w:t>
      </w:r>
    </w:p>
    <w:p w14:paraId="077560F3" w14:textId="77777777" w:rsidR="00EA6423" w:rsidRPr="004D2D8A" w:rsidRDefault="00EA6423" w:rsidP="003B4B31">
      <w:pPr>
        <w:pStyle w:val="MDPI19line"/>
      </w:pPr>
    </w:p>
    <w:p w14:paraId="57266639" w14:textId="6008D562" w:rsidR="00EC5613" w:rsidRPr="002A7A6F" w:rsidRDefault="00EA6423" w:rsidP="00C51218">
      <w:pPr>
        <w:pStyle w:val="MDPI21heading1"/>
      </w:pPr>
      <w:r w:rsidRPr="002A7A6F">
        <w:rPr>
          <w:lang w:eastAsia="zh-CN"/>
        </w:rPr>
        <w:t xml:space="preserve">1. </w:t>
      </w:r>
      <w:r w:rsidRPr="002A7A6F">
        <w:t>Introduction</w:t>
      </w:r>
      <w:bookmarkStart w:id="5" w:name="OLE_LINK1"/>
      <w:bookmarkStart w:id="6" w:name="OLE_LINK2"/>
    </w:p>
    <w:p w14:paraId="557198B7" w14:textId="6F9F5CC1" w:rsidR="00032911" w:rsidRDefault="00EC5613" w:rsidP="003B4B31">
      <w:pPr>
        <w:pStyle w:val="MDPI31text"/>
      </w:pPr>
      <w:r w:rsidRPr="00EC5613">
        <w:t xml:space="preserve">Healthy aging involves the interaction between genes, </w:t>
      </w:r>
      <w:r w:rsidR="00FF3277">
        <w:t xml:space="preserve">the </w:t>
      </w:r>
      <w:r w:rsidRPr="00EC5613">
        <w:t xml:space="preserve">environment, and lifestyle factors, particularly </w:t>
      </w:r>
      <w:r w:rsidR="00D60E38">
        <w:t>good eating habits</w:t>
      </w:r>
      <w:r w:rsidR="00D60E38" w:rsidRPr="00EC5613">
        <w:t xml:space="preserve"> </w:t>
      </w:r>
      <w:r w:rsidRPr="00EC5613">
        <w:t xml:space="preserve">and </w:t>
      </w:r>
      <w:r w:rsidR="00D60E38">
        <w:t xml:space="preserve">regular </w:t>
      </w:r>
      <w:r w:rsidRPr="00EC5613">
        <w:t>physical activity. Worldwide, the increase in life span has led to an increase in morbidity and mortality as the result of chronic, lifestyle-influenced diseases such as type 2 diabetes, cardiovascular disease and cancer</w:t>
      </w:r>
      <w:r w:rsidR="00FE0615">
        <w:t>, among others</w:t>
      </w:r>
      <w:r w:rsidRPr="00EC5613">
        <w:t>. Nutrient deficiency diseases are giving way to energy imbalances,</w:t>
      </w:r>
      <w:r w:rsidR="00B04A63">
        <w:t xml:space="preserve"> so</w:t>
      </w:r>
      <w:r w:rsidRPr="00EC5613">
        <w:t xml:space="preserve"> links between diet and chronic disease are becoming clearer</w:t>
      </w:r>
      <w:r>
        <w:t xml:space="preserve"> [</w:t>
      </w:r>
      <w:r w:rsidR="0099694A">
        <w:rPr>
          <w:color w:val="0000FF"/>
        </w:rPr>
        <w:t>1</w:t>
      </w:r>
      <w:r>
        <w:t>]</w:t>
      </w:r>
      <w:r w:rsidRPr="00EC5613">
        <w:t>.</w:t>
      </w:r>
      <w:r w:rsidRPr="00EC5613" w:rsidDel="00EC5613">
        <w:t xml:space="preserve"> </w:t>
      </w:r>
      <w:r w:rsidR="00FE041C">
        <w:t>L</w:t>
      </w:r>
      <w:r w:rsidR="00FE041C" w:rsidRPr="00CA6AD7">
        <w:t>ack of healthy habits</w:t>
      </w:r>
      <w:r w:rsidR="00656780">
        <w:t xml:space="preserve"> such as</w:t>
      </w:r>
      <w:r w:rsidR="00FE041C">
        <w:t xml:space="preserve"> </w:t>
      </w:r>
      <w:r w:rsidR="00656780">
        <w:t>eating disorders and sedentary lifestyle</w:t>
      </w:r>
      <w:r w:rsidR="00FE041C">
        <w:t xml:space="preserve"> are the main causes </w:t>
      </w:r>
      <w:r w:rsidR="00E546C4">
        <w:t>of health issues</w:t>
      </w:r>
      <w:r w:rsidR="00656780">
        <w:t>, according to the World Health Organization</w:t>
      </w:r>
      <w:del w:id="7" w:author="Zoraida Callejas" w:date="2017-11-24T17:44:00Z">
        <w:r w:rsidR="00656780" w:rsidDel="00704CCE">
          <w:delText>)</w:delText>
        </w:r>
      </w:del>
      <w:r w:rsidR="00656780">
        <w:t xml:space="preserve"> [</w:t>
      </w:r>
      <w:r w:rsidR="0099694A">
        <w:rPr>
          <w:color w:val="0000FF"/>
        </w:rPr>
        <w:t>2</w:t>
      </w:r>
      <w:r w:rsidR="00422EDE" w:rsidRPr="00BC77ED">
        <w:rPr>
          <w:color w:val="auto"/>
        </w:rPr>
        <w:t>]</w:t>
      </w:r>
      <w:r w:rsidR="00FC3205">
        <w:t xml:space="preserve">. </w:t>
      </w:r>
      <w:r w:rsidR="00DA16B2" w:rsidRPr="00DA16B2">
        <w:t xml:space="preserve">A good education about having a balanced and varied diet, reducing or </w:t>
      </w:r>
      <w:r w:rsidR="00C66D96">
        <w:t xml:space="preserve">avoiding </w:t>
      </w:r>
      <w:r w:rsidR="00DA16B2" w:rsidRPr="00DA16B2">
        <w:t>potentially unhealthy foods and correctly managing daily intakes to achieve a rich and healthy diet, is one of the main solutions to this great social problem.</w:t>
      </w:r>
      <w:r w:rsidR="00DA16B2">
        <w:t xml:space="preserve"> </w:t>
      </w:r>
    </w:p>
    <w:p w14:paraId="2BC5C7BA" w14:textId="702A25E7" w:rsidR="003972C3" w:rsidRDefault="00424BB5" w:rsidP="003B4B31">
      <w:pPr>
        <w:pStyle w:val="MDPI31text"/>
      </w:pPr>
      <w:r w:rsidRPr="00203BD8">
        <w:t xml:space="preserve">The food we eat is </w:t>
      </w:r>
      <w:r w:rsidR="00704CCE">
        <w:t>composed</w:t>
      </w:r>
      <w:r w:rsidRPr="00203BD8">
        <w:t xml:space="preserve"> of two </w:t>
      </w:r>
      <w:r w:rsidR="00A654AB">
        <w:t xml:space="preserve">main </w:t>
      </w:r>
      <w:r w:rsidRPr="00203BD8">
        <w:t>groups of nutrients</w:t>
      </w:r>
      <w:r w:rsidR="009713C4">
        <w:t>:</w:t>
      </w:r>
      <w:r w:rsidRPr="00203BD8">
        <w:t xml:space="preserve"> </w:t>
      </w:r>
      <w:r w:rsidR="009713C4">
        <w:t>(1)</w:t>
      </w:r>
      <w:r w:rsidRPr="00203BD8">
        <w:t xml:space="preserve"> macronutrients</w:t>
      </w:r>
      <w:r w:rsidR="009713C4">
        <w:t xml:space="preserve"> (carbohydrates, proteins and lipids)</w:t>
      </w:r>
      <w:r w:rsidRPr="00203BD8">
        <w:t>, which contribute most of the metabolic energy to the organism;</w:t>
      </w:r>
      <w:r w:rsidR="009713C4">
        <w:t xml:space="preserve"> and (2)</w:t>
      </w:r>
      <w:r w:rsidRPr="00203BD8">
        <w:t xml:space="preserve"> </w:t>
      </w:r>
      <w:r w:rsidR="00BC77ED" w:rsidRPr="00203BD8">
        <w:t>micronutrients</w:t>
      </w:r>
      <w:r w:rsidR="00A654AB">
        <w:t xml:space="preserve"> (vitamins and minerals)</w:t>
      </w:r>
      <w:r w:rsidR="00BC77ED" w:rsidRPr="00203BD8">
        <w:t>, which are</w:t>
      </w:r>
      <w:r w:rsidRPr="00203BD8">
        <w:t xml:space="preserve"> necessary in small proportions and do not provide energy.</w:t>
      </w:r>
      <w:r w:rsidR="00203BD8">
        <w:t xml:space="preserve"> </w:t>
      </w:r>
      <w:r w:rsidR="00203BD8" w:rsidRPr="00203BD8">
        <w:t xml:space="preserve">To </w:t>
      </w:r>
      <w:r w:rsidR="009713C4">
        <w:t>be healthy</w:t>
      </w:r>
      <w:r w:rsidR="00203BD8" w:rsidRPr="00203BD8">
        <w:t xml:space="preserve">, it is </w:t>
      </w:r>
      <w:r w:rsidR="00704CCE" w:rsidRPr="00203BD8">
        <w:t>essential</w:t>
      </w:r>
      <w:r w:rsidR="00203BD8" w:rsidRPr="00203BD8">
        <w:t xml:space="preserve"> to maintain a correct balance of macronutrients and micronutrients</w:t>
      </w:r>
      <w:r w:rsidR="009713C4">
        <w:t xml:space="preserve">, </w:t>
      </w:r>
      <w:r w:rsidR="00BC77ED">
        <w:t>and</w:t>
      </w:r>
      <w:r w:rsidR="00BC77ED" w:rsidRPr="00203BD8">
        <w:t xml:space="preserve"> not</w:t>
      </w:r>
      <w:r w:rsidR="00203BD8" w:rsidRPr="00203BD8">
        <w:t xml:space="preserve"> exceed </w:t>
      </w:r>
      <w:r w:rsidR="009713C4">
        <w:t>the</w:t>
      </w:r>
      <w:r w:rsidR="00203BD8" w:rsidRPr="00203BD8">
        <w:t xml:space="preserve"> amount</w:t>
      </w:r>
      <w:r w:rsidR="009713C4">
        <w:t xml:space="preserve"> that our body needs</w:t>
      </w:r>
      <w:r w:rsidR="00203BD8" w:rsidRPr="00203BD8">
        <w:t>. A lack of control over nutritional requirements is the main cause of cardio-vascular diseases</w:t>
      </w:r>
      <w:r w:rsidR="003D5865">
        <w:t>. It</w:t>
      </w:r>
      <w:r w:rsidR="00203BD8" w:rsidRPr="00203BD8">
        <w:t xml:space="preserve"> highlight</w:t>
      </w:r>
      <w:r w:rsidR="003D5865">
        <w:t>s</w:t>
      </w:r>
      <w:r w:rsidR="00203BD8" w:rsidRPr="00203BD8">
        <w:t xml:space="preserve"> the importance of accomplish</w:t>
      </w:r>
      <w:r w:rsidR="00704CCE">
        <w:t>ing</w:t>
      </w:r>
      <w:r w:rsidR="00203BD8" w:rsidRPr="00203BD8">
        <w:t xml:space="preserve"> food plans that balance all </w:t>
      </w:r>
      <w:r w:rsidR="00FF3277" w:rsidRPr="00FF3277">
        <w:t>bodily needs.</w:t>
      </w:r>
      <w:r w:rsidR="00FF3277" w:rsidRPr="00FF3277" w:rsidDel="00FF3277">
        <w:t xml:space="preserve"> </w:t>
      </w:r>
      <w:r w:rsidR="00203BD8">
        <w:t>[</w:t>
      </w:r>
      <w:r w:rsidR="0099694A">
        <w:rPr>
          <w:color w:val="0000FF"/>
        </w:rPr>
        <w:t>3</w:t>
      </w:r>
      <w:r w:rsidR="00203BD8">
        <w:t>]</w:t>
      </w:r>
      <w:r w:rsidR="00203BD8" w:rsidRPr="00203BD8">
        <w:t>.</w:t>
      </w:r>
      <w:r w:rsidR="003D5865">
        <w:t xml:space="preserve"> T</w:t>
      </w:r>
      <w:r w:rsidR="00DA16B2" w:rsidRPr="00DA16B2">
        <w:t xml:space="preserve">his process </w:t>
      </w:r>
      <w:r w:rsidR="003D5865">
        <w:t>should</w:t>
      </w:r>
      <w:r w:rsidR="00DA16B2" w:rsidRPr="00DA16B2">
        <w:t xml:space="preserve"> be introduced from childhood to </w:t>
      </w:r>
      <w:r w:rsidR="00C865C8">
        <w:t xml:space="preserve">be </w:t>
      </w:r>
      <w:r w:rsidR="002038B3" w:rsidRPr="00DA16B2">
        <w:t>effective</w:t>
      </w:r>
      <w:r w:rsidR="00DA16B2" w:rsidRPr="00DA16B2">
        <w:t xml:space="preserve"> because changing eating habits without knowledge or guidelines to follow </w:t>
      </w:r>
      <w:r w:rsidR="00DA16B2" w:rsidRPr="00DA16B2">
        <w:lastRenderedPageBreak/>
        <w:t>can be a rather complex process for an adult.</w:t>
      </w:r>
      <w:r w:rsidR="00DA16B2">
        <w:t xml:space="preserve"> </w:t>
      </w:r>
      <w:r w:rsidR="00B94CD5">
        <w:t>Nevertheless,</w:t>
      </w:r>
      <w:r w:rsidR="00704CCE">
        <w:t xml:space="preserve"> adults may engage successfully in changing their eating habits with the help of a </w:t>
      </w:r>
      <w:r w:rsidR="00DA16B2" w:rsidRPr="00DA16B2">
        <w:t xml:space="preserve">professional nutritionist </w:t>
      </w:r>
      <w:r w:rsidR="00704CCE">
        <w:t>who performs a</w:t>
      </w:r>
      <w:r w:rsidR="00DA16B2" w:rsidRPr="00DA16B2">
        <w:t xml:space="preserve"> strict and continuous monitoring of </w:t>
      </w:r>
      <w:r w:rsidR="00704CCE">
        <w:t>the</w:t>
      </w:r>
      <w:r w:rsidR="00DA16B2" w:rsidRPr="00DA16B2">
        <w:t xml:space="preserve"> user and </w:t>
      </w:r>
      <w:r w:rsidR="00704CCE">
        <w:t xml:space="preserve">design specific and targeted </w:t>
      </w:r>
      <w:r w:rsidR="00DA16B2" w:rsidRPr="00DA16B2">
        <w:t>meal plan</w:t>
      </w:r>
      <w:r w:rsidR="00704CCE">
        <w:t>s</w:t>
      </w:r>
      <w:r w:rsidR="00DA16B2" w:rsidRPr="00DA16B2">
        <w:t xml:space="preserve"> and habits </w:t>
      </w:r>
      <w:r w:rsidR="0051674B">
        <w:t>[</w:t>
      </w:r>
      <w:r w:rsidR="0099694A">
        <w:rPr>
          <w:color w:val="0000FF"/>
        </w:rPr>
        <w:t>4</w:t>
      </w:r>
      <w:r w:rsidR="0051674B">
        <w:t>][</w:t>
      </w:r>
      <w:r w:rsidR="0099694A">
        <w:rPr>
          <w:color w:val="0000FF"/>
        </w:rPr>
        <w:t>5</w:t>
      </w:r>
      <w:r w:rsidR="0051674B">
        <w:t>]</w:t>
      </w:r>
      <w:r w:rsidR="00DA16B2" w:rsidRPr="00DA16B2">
        <w:t>.</w:t>
      </w:r>
      <w:r w:rsidR="00DA16B2">
        <w:t xml:space="preserve"> </w:t>
      </w:r>
      <w:r w:rsidR="00704CCE">
        <w:t>However,</w:t>
      </w:r>
      <w:r w:rsidR="00DA16B2" w:rsidRPr="00DA16B2">
        <w:t xml:space="preserve"> the elderly </w:t>
      </w:r>
      <w:r w:rsidR="00624EC4">
        <w:t>may experience</w:t>
      </w:r>
      <w:r w:rsidR="00704CCE" w:rsidRPr="00DA16B2">
        <w:t xml:space="preserve"> </w:t>
      </w:r>
      <w:r w:rsidR="00DA16B2" w:rsidRPr="00DA16B2">
        <w:t>difficulties carrying out traditional food monitoring</w:t>
      </w:r>
      <w:r w:rsidR="00704CCE">
        <w:t xml:space="preserve"> through regular </w:t>
      </w:r>
      <w:r w:rsidR="00DA16B2" w:rsidRPr="00DA16B2">
        <w:t xml:space="preserve">visits to the nutritionist because of their mobility issues and the difficulties </w:t>
      </w:r>
      <w:r w:rsidR="00704CCE">
        <w:t xml:space="preserve">to understand and perform </w:t>
      </w:r>
      <w:r w:rsidR="00DA16B2" w:rsidRPr="00DA16B2">
        <w:t xml:space="preserve">traditional monitoring </w:t>
      </w:r>
      <w:commentRangeStart w:id="8"/>
      <w:r w:rsidR="00DA16B2" w:rsidRPr="00DA16B2">
        <w:t>methods.</w:t>
      </w:r>
      <w:r w:rsidR="007D64F4">
        <w:t xml:space="preserve"> </w:t>
      </w:r>
      <w:commentRangeEnd w:id="8"/>
      <w:r w:rsidR="00BA63F0">
        <w:rPr>
          <w:rStyle w:val="Refdecomentario"/>
          <w:rFonts w:ascii="Times New Roman" w:hAnsi="Times New Roman"/>
          <w:snapToGrid/>
          <w:lang w:bidi="ar-SA"/>
        </w:rPr>
        <w:commentReference w:id="8"/>
      </w:r>
    </w:p>
    <w:p w14:paraId="5FDCA9AE" w14:textId="2CB01E24" w:rsidR="003F67DE" w:rsidRPr="003F67DE" w:rsidRDefault="00BA63F0" w:rsidP="003B4B31">
      <w:pPr>
        <w:pStyle w:val="MDPI31text"/>
      </w:pPr>
      <w:r>
        <w:t>M</w:t>
      </w:r>
      <w:r w:rsidR="003F67DE" w:rsidRPr="000F6127">
        <w:t xml:space="preserve">obile devices </w:t>
      </w:r>
      <w:r w:rsidR="00A654AB">
        <w:t>constitute</w:t>
      </w:r>
      <w:r>
        <w:t xml:space="preserve"> a powerful tool to address these challenges. They </w:t>
      </w:r>
      <w:r w:rsidR="003F67DE" w:rsidRPr="000F6127">
        <w:t xml:space="preserve">have become </w:t>
      </w:r>
      <w:r w:rsidR="00A654AB">
        <w:t xml:space="preserve">a </w:t>
      </w:r>
      <w:r w:rsidR="003F67DE" w:rsidRPr="000F6127">
        <w:t>commonplace in health care settings, leading to rapid growth in the development of medical software applications for mobile platforms</w:t>
      </w:r>
      <w:r w:rsidR="003D5865">
        <w:t>.</w:t>
      </w:r>
      <w:r w:rsidR="003F67DE" w:rsidRPr="000F6127">
        <w:t xml:space="preserve"> Numerous apps are now available to assist </w:t>
      </w:r>
      <w:r w:rsidR="000F6127">
        <w:rPr>
          <w:shd w:val="clear" w:color="auto" w:fill="FFFFFF"/>
        </w:rPr>
        <w:t>health care professionals</w:t>
      </w:r>
      <w:r w:rsidR="000F6127">
        <w:t xml:space="preserve"> </w:t>
      </w:r>
      <w:r w:rsidR="003F67DE" w:rsidRPr="000F6127">
        <w:t>with many important tasks, such as: information and time management; health record maintenance and access; communications and consulting; reference and information gathering; patient management and monitoring; clinical decision-making; and medical education and training</w:t>
      </w:r>
      <w:r w:rsidR="00572FE0">
        <w:t xml:space="preserve"> [</w:t>
      </w:r>
      <w:r w:rsidR="00572FE0" w:rsidRPr="00572FE0">
        <w:rPr>
          <w:color w:val="0000FF"/>
        </w:rPr>
        <w:t>7</w:t>
      </w:r>
      <w:r w:rsidR="00572FE0">
        <w:t>]</w:t>
      </w:r>
      <w:r w:rsidR="003F67DE" w:rsidRPr="000F6127">
        <w:t>.</w:t>
      </w:r>
      <w:r w:rsidR="000F6127">
        <w:t xml:space="preserve"> </w:t>
      </w:r>
      <w:r w:rsidR="000F6127" w:rsidRPr="000F6127">
        <w:t xml:space="preserve">Currently, mobile applications </w:t>
      </w:r>
      <w:r w:rsidR="00DD51F3" w:rsidRPr="000F6127">
        <w:t>designed</w:t>
      </w:r>
      <w:r w:rsidR="000F6127" w:rsidRPr="000F6127">
        <w:t xml:space="preserve"> at self-monitoring of calories and macronutrients are mainly aimed at establishing general food plans for users, and although it has been observed that they are </w:t>
      </w:r>
      <w:r w:rsidR="008A5ABE" w:rsidRPr="000F6127">
        <w:t>helpful</w:t>
      </w:r>
      <w:r w:rsidR="000F6127" w:rsidRPr="000F6127">
        <w:t xml:space="preserve"> in maintaining healthy habits, the lack of flexibility to establish a diet</w:t>
      </w:r>
      <w:r w:rsidR="008A5ABE">
        <w:t xml:space="preserve"> using the application </w:t>
      </w:r>
      <w:r w:rsidR="00DD51F3">
        <w:t xml:space="preserve">usually </w:t>
      </w:r>
      <w:r w:rsidR="008A5ABE">
        <w:t>is</w:t>
      </w:r>
      <w:r w:rsidR="000F6127" w:rsidRPr="000F6127">
        <w:t xml:space="preserve"> the main reasons to abandon its use</w:t>
      </w:r>
      <w:r w:rsidR="000F6127">
        <w:t xml:space="preserve"> [</w:t>
      </w:r>
      <w:r w:rsidR="000F6127" w:rsidRPr="000F6127">
        <w:rPr>
          <w:color w:val="0000FF"/>
        </w:rPr>
        <w:t>8</w:t>
      </w:r>
      <w:r w:rsidR="000F6127">
        <w:t>]</w:t>
      </w:r>
      <w:r w:rsidR="000F6127" w:rsidRPr="000F6127">
        <w:t>.</w:t>
      </w:r>
    </w:p>
    <w:p w14:paraId="6C5CE3FE" w14:textId="5AF64B02" w:rsidR="00506059" w:rsidRDefault="008A5ABE" w:rsidP="003B4B31">
      <w:pPr>
        <w:pStyle w:val="MDPI31text"/>
      </w:pPr>
      <w:r>
        <w:t>F</w:t>
      </w:r>
      <w:r w:rsidRPr="008A5ABE">
        <w:t>ocusing on the problem at hand</w:t>
      </w:r>
      <w:r>
        <w:t>, often</w:t>
      </w:r>
      <w:r w:rsidR="00BA63F0">
        <w:t xml:space="preserve"> elderly users find it difficult to attain the benefits of</w:t>
      </w:r>
      <w:r>
        <w:t xml:space="preserve"> </w:t>
      </w:r>
      <w:r w:rsidR="003D5865">
        <w:t>t</w:t>
      </w:r>
      <w:r w:rsidR="007D64F4" w:rsidRPr="007D64F4">
        <w:t>he technological solutions currently available</w:t>
      </w:r>
      <w:r w:rsidR="00BA63F0">
        <w:t>, as they</w:t>
      </w:r>
      <w:r w:rsidR="007D64F4" w:rsidRPr="007D64F4">
        <w:t xml:space="preserve"> do not serve as a simple and direct tool between the communication of users and nutritionists who supervise their nutritional habits, </w:t>
      </w:r>
      <w:r w:rsidR="003D5865">
        <w:t>since</w:t>
      </w:r>
      <w:r w:rsidR="007D64F4" w:rsidRPr="007D64F4">
        <w:t xml:space="preserve"> these tools may not be very intuitive to older </w:t>
      </w:r>
      <w:r w:rsidR="00DD51F3">
        <w:t>adults</w:t>
      </w:r>
      <w:r w:rsidR="003D5865">
        <w:t>. For example, frequently, these tools</w:t>
      </w:r>
      <w:r w:rsidR="007D64F4" w:rsidRPr="007D64F4">
        <w:t xml:space="preserve"> show more inf</w:t>
      </w:r>
      <w:r w:rsidR="007D64F4">
        <w:t>ormation than the user needs</w:t>
      </w:r>
      <w:r w:rsidR="007D64F4" w:rsidRPr="007D64F4">
        <w:t xml:space="preserve"> and direct the functionalities of the available applications to a self-monitoring not supervised by nutritionists.</w:t>
      </w:r>
      <w:r w:rsidR="00C91AB2">
        <w:t xml:space="preserve"> </w:t>
      </w:r>
      <w:r w:rsidR="00C91AB2" w:rsidRPr="00C91AB2">
        <w:t xml:space="preserve">However, although this is a step, </w:t>
      </w:r>
      <w:r w:rsidR="009E7EF7">
        <w:t xml:space="preserve">it does not suffice </w:t>
      </w:r>
      <w:r w:rsidR="00C91AB2" w:rsidRPr="00C91AB2">
        <w:t xml:space="preserve">to have a healthy lifestyle, mainly because these applications are used at the discretion of each user, and because they are not experts in nutrition, even if they count the calories, they may </w:t>
      </w:r>
      <w:r w:rsidR="0060009B">
        <w:t>maintain</w:t>
      </w:r>
      <w:r w:rsidR="00C91AB2" w:rsidRPr="00C91AB2">
        <w:t xml:space="preserve"> bad eating habits. </w:t>
      </w:r>
      <w:r w:rsidR="0060009B">
        <w:t>Also since</w:t>
      </w:r>
      <w:r w:rsidR="0060009B" w:rsidRPr="00C91AB2">
        <w:t xml:space="preserve"> </w:t>
      </w:r>
      <w:r w:rsidR="00C91AB2" w:rsidRPr="00C91AB2">
        <w:t xml:space="preserve">nutrition </w:t>
      </w:r>
      <w:r w:rsidR="0060009B">
        <w:t>interacts</w:t>
      </w:r>
      <w:r w:rsidR="00C91AB2" w:rsidRPr="00C91AB2">
        <w:t xml:space="preserve"> with other pathologies</w:t>
      </w:r>
      <w:r w:rsidR="0060009B">
        <w:t xml:space="preserve"> related to ageing</w:t>
      </w:r>
      <w:r w:rsidR="003D5865">
        <w:t>,</w:t>
      </w:r>
      <w:r w:rsidR="00C91AB2" w:rsidRPr="00C91AB2">
        <w:t xml:space="preserve"> </w:t>
      </w:r>
      <w:r w:rsidR="003D5865">
        <w:t xml:space="preserve">a good </w:t>
      </w:r>
      <w:r w:rsidR="00C91AB2" w:rsidRPr="00C91AB2">
        <w:t>control is essential.</w:t>
      </w:r>
    </w:p>
    <w:p w14:paraId="42A38AFF" w14:textId="0273C79E" w:rsidR="007D64F4" w:rsidRDefault="0060009B" w:rsidP="003B4B31">
      <w:pPr>
        <w:pStyle w:val="MDPI31text"/>
      </w:pPr>
      <w:r>
        <w:t xml:space="preserve">We propose </w:t>
      </w:r>
      <w:r w:rsidR="003D5865">
        <w:t>a</w:t>
      </w:r>
      <w:r w:rsidR="003D5865" w:rsidRPr="00EA2A63">
        <w:t xml:space="preserve"> multidisciplinary</w:t>
      </w:r>
      <w:r w:rsidR="00EA2A63" w:rsidRPr="00EA2A63">
        <w:t xml:space="preserve"> solution that allows not only to control the caloric expenditure, but also to be supervised by a personal expert, in real time, and at any time</w:t>
      </w:r>
      <w:r w:rsidR="00CD7BE3">
        <w:t xml:space="preserve">. Our objective is the creation </w:t>
      </w:r>
      <w:r w:rsidR="00FE161A" w:rsidRPr="00FE161A">
        <w:t>of a generic platform with a modular architecture (</w:t>
      </w:r>
      <w:r w:rsidR="00FE161A" w:rsidRPr="00FE161A">
        <w:rPr>
          <w:b/>
        </w:rPr>
        <w:t>Food4Living</w:t>
      </w:r>
      <w:r w:rsidR="00FE161A" w:rsidRPr="00FE161A">
        <w:t>) on which can build different applications with different interfaces and the development of an application built on this platform</w:t>
      </w:r>
      <w:r w:rsidR="00712AF2">
        <w:t xml:space="preserve">. </w:t>
      </w:r>
      <w:r w:rsidR="00712AF2" w:rsidRPr="00712AF2">
        <w:t>Focusing the production of systems</w:t>
      </w:r>
      <w:r w:rsidR="00FE161A">
        <w:t xml:space="preserve"> </w:t>
      </w:r>
      <w:r w:rsidR="007D64F4" w:rsidRPr="007D64F4">
        <w:t>adapted to older people, containing the essential functionalities to be able to evaluate the nutritional habits of each user</w:t>
      </w:r>
      <w:r w:rsidR="00CD7BE3">
        <w:t xml:space="preserve"> and</w:t>
      </w:r>
      <w:r w:rsidR="007D64F4" w:rsidRPr="007D64F4">
        <w:t xml:space="preserve"> producing adaptable and interpretable data</w:t>
      </w:r>
      <w:r w:rsidR="00CD7BE3">
        <w:t xml:space="preserve">. These data </w:t>
      </w:r>
      <w:r>
        <w:t>are</w:t>
      </w:r>
      <w:r w:rsidR="007D64F4" w:rsidRPr="007D64F4">
        <w:t xml:space="preserve"> processed by a cloud server and monitored by a web application </w:t>
      </w:r>
      <w:r w:rsidR="00CD7BE3">
        <w:t xml:space="preserve">managed by </w:t>
      </w:r>
      <w:r w:rsidR="007D64F4" w:rsidRPr="007D64F4">
        <w:t xml:space="preserve">nutritionists in charge of </w:t>
      </w:r>
      <w:r w:rsidR="00CD7BE3">
        <w:t xml:space="preserve">the </w:t>
      </w:r>
      <w:r w:rsidR="007D64F4" w:rsidRPr="007D64F4">
        <w:t>users</w:t>
      </w:r>
      <w:r w:rsidR="00CD7BE3">
        <w:t xml:space="preserve">. The object is to </w:t>
      </w:r>
      <w:r w:rsidR="007D64F4" w:rsidRPr="007D64F4">
        <w:t>establish guidelines and food plans adapted to each user.</w:t>
      </w:r>
      <w:r w:rsidR="000D73AF">
        <w:t xml:space="preserve"> </w:t>
      </w:r>
    </w:p>
    <w:p w14:paraId="17183F11" w14:textId="0E7EE273" w:rsidR="00506059" w:rsidRDefault="000D73AF" w:rsidP="008D00DA">
      <w:pPr>
        <w:pStyle w:val="MDPI31text"/>
      </w:pPr>
      <w:r w:rsidRPr="000D73AF">
        <w:t xml:space="preserve">Through a web system, nutritionists register, consult, evaluate and establish nutritional </w:t>
      </w:r>
      <w:r w:rsidR="00624EC4">
        <w:t xml:space="preserve">guidelines and personalized </w:t>
      </w:r>
      <w:r w:rsidRPr="000D73AF">
        <w:t xml:space="preserve">plans for each </w:t>
      </w:r>
      <w:r w:rsidR="00624EC4">
        <w:t>user</w:t>
      </w:r>
      <w:r w:rsidR="00624EC4" w:rsidRPr="000D73AF">
        <w:t xml:space="preserve"> </w:t>
      </w:r>
      <w:r w:rsidRPr="000D73AF">
        <w:t xml:space="preserve">under their supervision. To do this, the system </w:t>
      </w:r>
      <w:r w:rsidR="00624EC4">
        <w:t>orchestrates its different modules by mean of the architecture proposed and</w:t>
      </w:r>
      <w:r w:rsidRPr="000D73AF">
        <w:t xml:space="preserve"> inserts, processes and delivers dynamic data of </w:t>
      </w:r>
      <w:r w:rsidR="00624EC4">
        <w:t xml:space="preserve">the </w:t>
      </w:r>
      <w:r w:rsidRPr="000D73AF">
        <w:t>users</w:t>
      </w:r>
      <w:r w:rsidR="00624EC4">
        <w:t xml:space="preserve"> supervised</w:t>
      </w:r>
      <w:r w:rsidRPr="000D73AF">
        <w:t xml:space="preserve">. </w:t>
      </w:r>
      <w:r w:rsidR="00E76E8F" w:rsidRPr="00E76E8F">
        <w:t>The system has been designed to interpret different data formats, making</w:t>
      </w:r>
      <w:r w:rsidR="00624EC4">
        <w:t xml:space="preserve"> it scalable</w:t>
      </w:r>
      <w:r w:rsidR="00E76E8F" w:rsidRPr="00E76E8F">
        <w:t xml:space="preserve"> </w:t>
      </w:r>
      <w:r w:rsidR="00624EC4">
        <w:t>and able to adapt</w:t>
      </w:r>
      <w:r w:rsidR="00E76E8F" w:rsidRPr="00E76E8F">
        <w:t xml:space="preserve"> to the new way of representing the data. </w:t>
      </w:r>
      <w:r w:rsidR="00624EC4">
        <w:t>This way, it is possible to</w:t>
      </w:r>
      <w:r w:rsidR="00E76E8F" w:rsidRPr="00E76E8F">
        <w:t xml:space="preserve"> add new parameters in the food, statistics and all parts of the system without affecting </w:t>
      </w:r>
      <w:r w:rsidR="00624EC4">
        <w:t>is structure</w:t>
      </w:r>
    </w:p>
    <w:p w14:paraId="04FEDBE9" w14:textId="3581B2DD" w:rsidR="00177D11" w:rsidRDefault="008D00DA" w:rsidP="00177D11">
      <w:pPr>
        <w:pStyle w:val="MDPI31text"/>
      </w:pPr>
      <w:r>
        <w:t xml:space="preserve">The system </w:t>
      </w:r>
      <w:r w:rsidR="00CD7BE3">
        <w:t xml:space="preserve">has been </w:t>
      </w:r>
      <w:r>
        <w:t xml:space="preserve">developed in </w:t>
      </w:r>
      <w:r w:rsidR="00CD7BE3">
        <w:t xml:space="preserve">the </w:t>
      </w:r>
      <w:r>
        <w:t xml:space="preserve">context of an interdisciplinary research project called </w:t>
      </w:r>
      <w:r w:rsidRPr="00BC6712">
        <w:t>Avisame</w:t>
      </w:r>
      <w:r>
        <w:t>. The goal of the project is to combine domain knowledge from experts in physical activity interventions with modern mobile technology to design physical activity</w:t>
      </w:r>
      <w:r w:rsidR="005E09D3">
        <w:t>. Food4Living provides the desired flexibility to be easily combined with other fitness and wellness coaching platforms within the project.</w:t>
      </w:r>
    </w:p>
    <w:p w14:paraId="18382E45" w14:textId="60374F27" w:rsidR="008D00DA" w:rsidRPr="00177D11" w:rsidDel="008A5ABE" w:rsidRDefault="00177D11" w:rsidP="003B4B31">
      <w:pPr>
        <w:pStyle w:val="MDPI31text"/>
        <w:rPr>
          <w:del w:id="9" w:author="nmedina" w:date="2017-11-23T15:48:00Z"/>
        </w:rPr>
      </w:pPr>
      <w:r w:rsidRPr="00177D11">
        <w:t xml:space="preserve"> </w:t>
      </w:r>
      <w:r w:rsidRPr="000D73AF">
        <w:t>Some of these non-sensitive data are available for use in other projects or studies.</w:t>
      </w:r>
      <w:r>
        <w:t xml:space="preserve"> </w:t>
      </w:r>
      <w:r w:rsidR="005E09D3" w:rsidRPr="00177D11">
        <w:t>Within the platform, we have developed the Food4Living</w:t>
      </w:r>
      <w:r w:rsidR="00236290" w:rsidRPr="00177D11">
        <w:t xml:space="preserve"> </w:t>
      </w:r>
      <w:r w:rsidR="005E09D3" w:rsidRPr="00177D11">
        <w:t>App</w:t>
      </w:r>
      <w:r w:rsidR="00236290" w:rsidRPr="00177D11">
        <w:t>lications</w:t>
      </w:r>
      <w:r w:rsidR="007E4B06" w:rsidRPr="00177D11">
        <w:t xml:space="preserve"> </w:t>
      </w:r>
      <w:r w:rsidR="005E09D3" w:rsidRPr="00177D11">
        <w:t>to show how it can be used to easily develop nutrition coaching applications.</w:t>
      </w:r>
      <w:r w:rsidR="008D00DA" w:rsidRPr="00177D11">
        <w:t xml:space="preserve"> </w:t>
      </w:r>
    </w:p>
    <w:p w14:paraId="2DB82A0D" w14:textId="4D4C3807" w:rsidR="008D00DA" w:rsidRDefault="00CE6B05" w:rsidP="0061195B">
      <w:pPr>
        <w:pStyle w:val="MDPI31text"/>
      </w:pPr>
      <w:r>
        <w:t>This document is divided into four distinct sections. Th</w:t>
      </w:r>
      <w:r w:rsidR="00D127E6">
        <w:t>is</w:t>
      </w:r>
      <w:r>
        <w:t xml:space="preserve"> first section </w:t>
      </w:r>
      <w:r w:rsidR="00D127E6">
        <w:t xml:space="preserve">has presented </w:t>
      </w:r>
      <w:r>
        <w:t xml:space="preserve">the </w:t>
      </w:r>
      <w:r w:rsidR="00D127E6">
        <w:t xml:space="preserve">problem </w:t>
      </w:r>
      <w:r w:rsidR="00D127E6">
        <w:rPr>
          <w:rStyle w:val="shorttext"/>
          <w:lang w:val="en"/>
        </w:rPr>
        <w:t>that is handled, introducing</w:t>
      </w:r>
      <w:r>
        <w:t xml:space="preserve"> the work described in this document</w:t>
      </w:r>
      <w:r w:rsidR="00D127E6">
        <w:t xml:space="preserve"> to give solution to it</w:t>
      </w:r>
      <w:r>
        <w:t xml:space="preserve">, </w:t>
      </w:r>
      <w:r w:rsidR="00D127E6">
        <w:t xml:space="preserve">as </w:t>
      </w:r>
      <w:r w:rsidR="00D127E6">
        <w:lastRenderedPageBreak/>
        <w:t xml:space="preserve">well as </w:t>
      </w:r>
      <w:r>
        <w:t xml:space="preserve">the objectives pursued and the motivations of </w:t>
      </w:r>
      <w:r w:rsidR="00D127E6">
        <w:t xml:space="preserve">our </w:t>
      </w:r>
      <w:r>
        <w:t>project. The second section presents the development process, specifying the analysis, design and implementation. The third section shows the general discussion behind development. And</w:t>
      </w:r>
      <w:r w:rsidR="00CD7BE3">
        <w:t>,</w:t>
      </w:r>
      <w:r>
        <w:t xml:space="preserve"> finally, the fourth section presents the conclusion and future work.</w:t>
      </w:r>
    </w:p>
    <w:p w14:paraId="707EF544" w14:textId="336797D4" w:rsidR="0099694A" w:rsidRDefault="0099694A" w:rsidP="0061195B">
      <w:pPr>
        <w:pStyle w:val="MDPI31text"/>
      </w:pPr>
    </w:p>
    <w:p w14:paraId="28386121" w14:textId="77777777" w:rsidR="0099694A" w:rsidRDefault="0099694A" w:rsidP="0061195B">
      <w:pPr>
        <w:pStyle w:val="MDPI31text"/>
      </w:pPr>
    </w:p>
    <w:p w14:paraId="65BC58F5" w14:textId="5BC85E78" w:rsidR="009E1372" w:rsidRPr="00ED7B35" w:rsidRDefault="009E1372" w:rsidP="009E1372">
      <w:pPr>
        <w:pStyle w:val="MDPI21heading1"/>
        <w:rPr>
          <w:lang w:val="es-ES_tradnl"/>
          <w:rPrChange w:id="10" w:author="Antonio Benitez" w:date="2017-11-30T18:31:00Z">
            <w:rPr/>
          </w:rPrChange>
        </w:rPr>
      </w:pPr>
      <w:r w:rsidRPr="00ED7B35">
        <w:rPr>
          <w:lang w:val="es-ES_tradnl" w:eastAsia="zh-CN"/>
          <w:rPrChange w:id="11" w:author="Antonio Benitez" w:date="2017-11-30T18:31:00Z">
            <w:rPr>
              <w:lang w:eastAsia="zh-CN"/>
            </w:rPr>
          </w:rPrChange>
        </w:rPr>
        <w:t xml:space="preserve">2. </w:t>
      </w:r>
      <w:r w:rsidRPr="00ED7B35">
        <w:rPr>
          <w:lang w:val="es-ES_tradnl"/>
          <w:rPrChange w:id="12" w:author="Antonio Benitez" w:date="2017-11-30T18:31:00Z">
            <w:rPr/>
          </w:rPrChange>
        </w:rPr>
        <w:t>Related Work</w:t>
      </w:r>
    </w:p>
    <w:p w14:paraId="4211E0BD" w14:textId="00B0587A" w:rsidR="00835809" w:rsidRDefault="00CF0DE0" w:rsidP="0061195B">
      <w:pPr>
        <w:pStyle w:val="MDPI31text"/>
      </w:pPr>
      <w:r>
        <w:t>Currently, there is a plethora of commercial</w:t>
      </w:r>
      <w:r w:rsidR="00295EC6" w:rsidRPr="00295EC6">
        <w:t xml:space="preserve"> many mobile applications that promote healthy habits. </w:t>
      </w:r>
      <w:r w:rsidR="008114F1" w:rsidRPr="008114F1">
        <w:t xml:space="preserve">To elaborate our proposal, we have made a study of the </w:t>
      </w:r>
      <w:r>
        <w:t xml:space="preserve">main telemonitoring </w:t>
      </w:r>
      <w:r w:rsidR="008114F1" w:rsidRPr="008114F1">
        <w:t xml:space="preserve">tools and applications available today </w:t>
      </w:r>
      <w:r>
        <w:t>for</w:t>
      </w:r>
      <w:r w:rsidR="008114F1" w:rsidRPr="008114F1">
        <w:t xml:space="preserve"> smart phones.</w:t>
      </w:r>
      <w:r w:rsidR="008114F1">
        <w:t xml:space="preserve"> </w:t>
      </w:r>
      <w:r w:rsidR="002E089F" w:rsidRPr="002E089F">
        <w:t xml:space="preserve">Among </w:t>
      </w:r>
      <w:r>
        <w:t xml:space="preserve">these, </w:t>
      </w:r>
      <w:r w:rsidR="002E089F" w:rsidRPr="002E089F">
        <w:t xml:space="preserve">we highlight: </w:t>
      </w:r>
      <w:r w:rsidR="002E089F" w:rsidRPr="00177D11">
        <w:rPr>
          <w:i/>
        </w:rPr>
        <w:t>MyFitnessPal</w:t>
      </w:r>
      <w:r w:rsidR="002E089F" w:rsidRPr="002E089F">
        <w:t xml:space="preserve">, </w:t>
      </w:r>
      <w:r w:rsidR="002E089F" w:rsidRPr="00177D11">
        <w:rPr>
          <w:i/>
        </w:rPr>
        <w:t>Lifesum</w:t>
      </w:r>
      <w:r w:rsidR="002E089F" w:rsidRPr="002E089F">
        <w:t xml:space="preserve">, </w:t>
      </w:r>
      <w:r w:rsidR="002E089F" w:rsidRPr="00177D11">
        <w:rPr>
          <w:i/>
        </w:rPr>
        <w:t>Diary</w:t>
      </w:r>
      <w:r w:rsidR="002E089F" w:rsidRPr="00D14D46">
        <w:rPr>
          <w:b/>
        </w:rPr>
        <w:t xml:space="preserve"> </w:t>
      </w:r>
      <w:r w:rsidR="002E089F" w:rsidRPr="00177D11">
        <w:rPr>
          <w:i/>
        </w:rPr>
        <w:t>of Nutrition</w:t>
      </w:r>
      <w:r w:rsidR="002E089F" w:rsidRPr="002E089F">
        <w:t xml:space="preserve">, </w:t>
      </w:r>
      <w:r w:rsidR="002E089F" w:rsidRPr="00177D11">
        <w:rPr>
          <w:i/>
        </w:rPr>
        <w:t>Freeletics</w:t>
      </w:r>
      <w:r w:rsidR="002E089F" w:rsidRPr="002E089F">
        <w:t xml:space="preserve"> </w:t>
      </w:r>
      <w:r w:rsidR="002E089F" w:rsidRPr="00177D11">
        <w:rPr>
          <w:i/>
        </w:rPr>
        <w:t>Nutrition</w:t>
      </w:r>
      <w:r w:rsidR="002E089F" w:rsidRPr="002E089F">
        <w:t xml:space="preserve"> and </w:t>
      </w:r>
      <w:r w:rsidR="002E089F" w:rsidRPr="00177D11">
        <w:rPr>
          <w:i/>
        </w:rPr>
        <w:t>8fit</w:t>
      </w:r>
      <w:r w:rsidR="002E089F" w:rsidRPr="002E089F">
        <w:t>.</w:t>
      </w:r>
      <w:r w:rsidR="002E089F">
        <w:t xml:space="preserve"> </w:t>
      </w:r>
      <w:r w:rsidR="002E089F" w:rsidRPr="002E089F">
        <w:t xml:space="preserve">All </w:t>
      </w:r>
      <w:r>
        <w:t xml:space="preserve">of them </w:t>
      </w:r>
      <w:r w:rsidR="002E089F" w:rsidRPr="002E089F">
        <w:t>are applications for weight maintenance, weight loss or to gain muscle mass. All incorporate a food library with a breakdown into macronutrients and micronutrients, to make food records throughout the day. To carry out the objective established by the user, they are based on establishing daily caloric plans, creating calori</w:t>
      </w:r>
      <w:r>
        <w:t>c</w:t>
      </w:r>
      <w:r w:rsidR="002E089F" w:rsidRPr="002E089F">
        <w:t xml:space="preserve"> limits depending on the user's objective weight</w:t>
      </w:r>
      <w:r w:rsidR="00D14D46">
        <w:t xml:space="preserve"> </w:t>
      </w:r>
      <w:r w:rsidR="00D14D46" w:rsidRPr="00295EC6">
        <w:t>and offering weekly progress statistics until achieving the desired weight.</w:t>
      </w:r>
      <w:r w:rsidR="002E089F" w:rsidRPr="002E089F">
        <w:t xml:space="preserve"> Once the objective of ideal weight is established, the user chooses a deadline to reach it, and from the weight, the height and the level of activity of the user, the application calculates the number of calories to ingest daily.</w:t>
      </w:r>
      <w:r w:rsidR="002E089F">
        <w:t xml:space="preserve"> </w:t>
      </w:r>
      <w:r>
        <w:t xml:space="preserve">As shown in Table </w:t>
      </w:r>
      <w:r w:rsidRPr="00ED7B35">
        <w:rPr>
          <w:color w:val="0000FF"/>
        </w:rPr>
        <w:t>1</w:t>
      </w:r>
      <w:r>
        <w:t>, i</w:t>
      </w:r>
      <w:r w:rsidR="00D14D46">
        <w:t xml:space="preserve">n general, except in some aspects of </w:t>
      </w:r>
      <w:r>
        <w:t xml:space="preserve">the </w:t>
      </w:r>
      <w:r w:rsidR="00D14D46">
        <w:t xml:space="preserve">interface and some not very relevant functionalities, </w:t>
      </w:r>
      <w:r w:rsidR="00D14D46" w:rsidRPr="00C97799">
        <w:rPr>
          <w:i/>
        </w:rPr>
        <w:t>MyFitnessPal, Lifesum, Diary of Nutrition, Freeletics Nutrition</w:t>
      </w:r>
      <w:r w:rsidR="00D14D46">
        <w:t xml:space="preserve"> and </w:t>
      </w:r>
      <w:r w:rsidR="00D14D46" w:rsidRPr="00C97799">
        <w:rPr>
          <w:i/>
        </w:rPr>
        <w:t>8fit</w:t>
      </w:r>
      <w:r w:rsidR="00D14D46">
        <w:rPr>
          <w:b/>
        </w:rPr>
        <w:t xml:space="preserve"> </w:t>
      </w:r>
      <w:r>
        <w:t>adjust to this description</w:t>
      </w:r>
      <w:r w:rsidR="00D14D46">
        <w:t>, since they do not have functionalities of adapted diet plans and are only based on nutritional control</w:t>
      </w:r>
      <w:r w:rsidR="00C97799">
        <w:t xml:space="preserve"> </w:t>
      </w:r>
      <w:r>
        <w:t>is limited to</w:t>
      </w:r>
      <w:r w:rsidR="00D14D46">
        <w:t xml:space="preserve"> caloric limit</w:t>
      </w:r>
      <w:r>
        <w:t>ation</w:t>
      </w:r>
      <w:r w:rsidR="00D14D46">
        <w:t>.</w:t>
      </w:r>
      <w:r w:rsidR="00F20731">
        <w:t xml:space="preserve"> </w:t>
      </w:r>
      <w:r>
        <w:t>Although</w:t>
      </w:r>
      <w:r w:rsidR="00F20731">
        <w:t xml:space="preserve"> </w:t>
      </w:r>
      <w:r w:rsidR="00D14D46" w:rsidRPr="00C97799">
        <w:rPr>
          <w:i/>
        </w:rPr>
        <w:t>8fit</w:t>
      </w:r>
      <w:r w:rsidR="00D14D46">
        <w:t xml:space="preserve"> does have</w:t>
      </w:r>
      <w:r>
        <w:t xml:space="preserve"> monthly</w:t>
      </w:r>
      <w:r w:rsidR="00D14D46">
        <w:t xml:space="preserve"> diet plans for users, </w:t>
      </w:r>
      <w:r>
        <w:t>they</w:t>
      </w:r>
      <w:r w:rsidR="00D14D46">
        <w:t xml:space="preserve"> are </w:t>
      </w:r>
      <w:r>
        <w:t xml:space="preserve">predefined and general </w:t>
      </w:r>
      <w:r w:rsidR="00D14D46">
        <w:t xml:space="preserve">templates. Therefore, it does not create nutritional plans adapted to each user. </w:t>
      </w:r>
    </w:p>
    <w:p w14:paraId="3DD444A4" w14:textId="77777777" w:rsidR="00E76E8F" w:rsidRDefault="00E76E8F" w:rsidP="004B4EA5">
      <w:pPr>
        <w:pStyle w:val="MDPI31text"/>
        <w:ind w:firstLine="0"/>
      </w:pPr>
    </w:p>
    <w:tbl>
      <w:tblPr>
        <w:tblStyle w:val="Mdeck5tablebodythreelines"/>
        <w:tblW w:w="5419" w:type="pct"/>
        <w:tblLook w:val="04A0" w:firstRow="1" w:lastRow="0" w:firstColumn="1" w:lastColumn="0" w:noHBand="0" w:noVBand="1"/>
      </w:tblPr>
      <w:tblGrid>
        <w:gridCol w:w="1894"/>
        <w:gridCol w:w="1373"/>
        <w:gridCol w:w="1491"/>
        <w:gridCol w:w="1013"/>
        <w:gridCol w:w="1214"/>
        <w:gridCol w:w="1324"/>
        <w:gridCol w:w="1510"/>
      </w:tblGrid>
      <w:tr w:rsidR="004B4EA5" w14:paraId="3F51DB66" w14:textId="15AA11D6" w:rsidTr="00ED7B35">
        <w:trPr>
          <w:cnfStyle w:val="100000000000" w:firstRow="1" w:lastRow="0" w:firstColumn="0" w:lastColumn="0" w:oddVBand="0" w:evenVBand="0" w:oddHBand="0" w:evenHBand="0" w:firstRowFirstColumn="0" w:firstRowLastColumn="0" w:lastRowFirstColumn="0" w:lastRowLastColumn="0"/>
        </w:trPr>
        <w:tc>
          <w:tcPr>
            <w:tcW w:w="965" w:type="pct"/>
          </w:tcPr>
          <w:p w14:paraId="550E5E04" w14:textId="77777777" w:rsidR="004B4EA5" w:rsidRDefault="004B4EA5" w:rsidP="00ED7B35">
            <w:pPr>
              <w:pStyle w:val="MDPI42tablebody"/>
              <w:rPr>
                <w:b/>
              </w:rPr>
            </w:pPr>
          </w:p>
        </w:tc>
        <w:tc>
          <w:tcPr>
            <w:tcW w:w="699" w:type="pct"/>
          </w:tcPr>
          <w:p w14:paraId="57C95D04" w14:textId="109591FD" w:rsidR="004B4EA5" w:rsidRDefault="004B4EA5" w:rsidP="00ED7B35">
            <w:pPr>
              <w:pStyle w:val="MDPI42tablebody"/>
              <w:rPr>
                <w:b/>
              </w:rPr>
            </w:pPr>
            <w:commentRangeStart w:id="13"/>
            <w:commentRangeStart w:id="14"/>
            <w:r>
              <w:rPr>
                <w:b/>
                <w:sz w:val="20"/>
                <w:lang w:val="en-US"/>
              </w:rPr>
              <w:t>Food4Living</w:t>
            </w:r>
          </w:p>
        </w:tc>
        <w:tc>
          <w:tcPr>
            <w:tcW w:w="759" w:type="pct"/>
            <w:hideMark/>
          </w:tcPr>
          <w:p w14:paraId="7E65F492" w14:textId="5DACC160" w:rsidR="004B4EA5" w:rsidRDefault="004B4EA5" w:rsidP="00ED7B35">
            <w:pPr>
              <w:pStyle w:val="MDPI42tablebody"/>
              <w:spacing w:line="240" w:lineRule="auto"/>
              <w:rPr>
                <w:b/>
                <w:sz w:val="20"/>
                <w:lang w:val="en-US"/>
              </w:rPr>
            </w:pPr>
            <w:r>
              <w:rPr>
                <w:b/>
                <w:sz w:val="20"/>
                <w:lang w:val="en-US"/>
              </w:rPr>
              <w:t>MyFitnessPal [</w:t>
            </w:r>
            <w:r>
              <w:rPr>
                <w:snapToGrid w:val="0"/>
                <w:color w:val="0000FF"/>
                <w:sz w:val="20"/>
                <w:szCs w:val="22"/>
                <w:lang w:val="en-US"/>
              </w:rPr>
              <w:t>9</w:t>
            </w:r>
            <w:r>
              <w:rPr>
                <w:b/>
                <w:sz w:val="20"/>
                <w:lang w:val="en-US"/>
              </w:rPr>
              <w:t>]</w:t>
            </w:r>
          </w:p>
        </w:tc>
        <w:tc>
          <w:tcPr>
            <w:tcW w:w="516" w:type="pct"/>
            <w:hideMark/>
          </w:tcPr>
          <w:p w14:paraId="286476C8" w14:textId="6B525361" w:rsidR="004B4EA5" w:rsidRDefault="004B4EA5" w:rsidP="00ED7B35">
            <w:pPr>
              <w:pStyle w:val="MDPI42tablebody"/>
              <w:spacing w:line="240" w:lineRule="auto"/>
              <w:rPr>
                <w:b/>
                <w:sz w:val="20"/>
                <w:lang w:val="en-US"/>
              </w:rPr>
            </w:pPr>
            <w:r>
              <w:rPr>
                <w:b/>
                <w:sz w:val="20"/>
                <w:lang w:val="en-US"/>
              </w:rPr>
              <w:t>Lifesum [</w:t>
            </w:r>
            <w:r>
              <w:rPr>
                <w:snapToGrid w:val="0"/>
                <w:color w:val="0000FF"/>
                <w:sz w:val="20"/>
                <w:szCs w:val="22"/>
                <w:lang w:val="en-US"/>
              </w:rPr>
              <w:t>10</w:t>
            </w:r>
            <w:r>
              <w:rPr>
                <w:b/>
                <w:sz w:val="20"/>
                <w:lang w:val="en-US"/>
              </w:rPr>
              <w:t>]</w:t>
            </w:r>
          </w:p>
        </w:tc>
        <w:tc>
          <w:tcPr>
            <w:tcW w:w="618" w:type="pct"/>
            <w:hideMark/>
          </w:tcPr>
          <w:p w14:paraId="312DA64E" w14:textId="52AE6066" w:rsidR="004B4EA5" w:rsidRDefault="004B4EA5" w:rsidP="00ED7B35">
            <w:pPr>
              <w:pStyle w:val="MDPI42tablebody"/>
              <w:spacing w:line="240" w:lineRule="auto"/>
              <w:rPr>
                <w:b/>
                <w:sz w:val="20"/>
                <w:lang w:val="en-US"/>
              </w:rPr>
            </w:pPr>
            <w:r>
              <w:rPr>
                <w:b/>
                <w:sz w:val="20"/>
                <w:lang w:val="en-US"/>
              </w:rPr>
              <w:t>Diary of Nutrition [</w:t>
            </w:r>
            <w:r w:rsidRPr="0099694A">
              <w:rPr>
                <w:snapToGrid w:val="0"/>
                <w:color w:val="0000FF"/>
                <w:sz w:val="20"/>
                <w:szCs w:val="22"/>
                <w:lang w:val="en-US"/>
              </w:rPr>
              <w:t>1</w:t>
            </w:r>
            <w:r>
              <w:rPr>
                <w:snapToGrid w:val="0"/>
                <w:color w:val="0000FF"/>
                <w:sz w:val="20"/>
                <w:szCs w:val="22"/>
                <w:lang w:val="en-US"/>
              </w:rPr>
              <w:t>1</w:t>
            </w:r>
            <w:r>
              <w:rPr>
                <w:b/>
                <w:sz w:val="20"/>
                <w:lang w:val="en-US"/>
              </w:rPr>
              <w:t>]</w:t>
            </w:r>
          </w:p>
        </w:tc>
        <w:tc>
          <w:tcPr>
            <w:tcW w:w="674" w:type="pct"/>
          </w:tcPr>
          <w:p w14:paraId="6208AD5E" w14:textId="79DA8FB9" w:rsidR="004B4EA5" w:rsidRDefault="004B4EA5" w:rsidP="00ED7B35">
            <w:pPr>
              <w:pStyle w:val="MDPI42tablebody"/>
              <w:rPr>
                <w:b/>
              </w:rPr>
            </w:pPr>
            <w:r>
              <w:rPr>
                <w:b/>
              </w:rPr>
              <w:t>Freeletics Nutrition [</w:t>
            </w:r>
            <w:r w:rsidRPr="0099694A">
              <w:rPr>
                <w:snapToGrid w:val="0"/>
                <w:color w:val="0000FF"/>
                <w:sz w:val="20"/>
                <w:szCs w:val="22"/>
                <w:lang w:val="en-US"/>
              </w:rPr>
              <w:t>1</w:t>
            </w:r>
            <w:r>
              <w:rPr>
                <w:snapToGrid w:val="0"/>
                <w:color w:val="0000FF"/>
                <w:sz w:val="20"/>
                <w:szCs w:val="22"/>
                <w:lang w:val="en-US"/>
              </w:rPr>
              <w:t>2</w:t>
            </w:r>
            <w:r>
              <w:rPr>
                <w:b/>
              </w:rPr>
              <w:t>]</w:t>
            </w:r>
          </w:p>
        </w:tc>
        <w:tc>
          <w:tcPr>
            <w:tcW w:w="769" w:type="pct"/>
          </w:tcPr>
          <w:p w14:paraId="387AF48B" w14:textId="3D8E4475" w:rsidR="004B4EA5" w:rsidRDefault="004B4EA5" w:rsidP="00ED7B35">
            <w:pPr>
              <w:pStyle w:val="MDPI42tablebody"/>
              <w:rPr>
                <w:b/>
              </w:rPr>
            </w:pPr>
            <w:r>
              <w:rPr>
                <w:b/>
              </w:rPr>
              <w:t>8fit [</w:t>
            </w:r>
            <w:r w:rsidRPr="0099694A">
              <w:rPr>
                <w:snapToGrid w:val="0"/>
                <w:color w:val="0000FF"/>
                <w:sz w:val="20"/>
                <w:szCs w:val="22"/>
                <w:lang w:val="en-US"/>
              </w:rPr>
              <w:t>1</w:t>
            </w:r>
            <w:r>
              <w:rPr>
                <w:snapToGrid w:val="0"/>
                <w:color w:val="0000FF"/>
                <w:sz w:val="20"/>
                <w:szCs w:val="22"/>
                <w:lang w:val="en-US"/>
              </w:rPr>
              <w:t>3</w:t>
            </w:r>
            <w:r>
              <w:rPr>
                <w:b/>
              </w:rPr>
              <w:t>]</w:t>
            </w:r>
          </w:p>
        </w:tc>
      </w:tr>
      <w:commentRangeEnd w:id="13"/>
      <w:commentRangeEnd w:id="14"/>
      <w:tr w:rsidR="004B4EA5" w14:paraId="3144134E" w14:textId="60043C01" w:rsidTr="00ED7B35">
        <w:tc>
          <w:tcPr>
            <w:tcW w:w="965" w:type="pct"/>
            <w:tcBorders>
              <w:top w:val="nil"/>
              <w:left w:val="nil"/>
              <w:bottom w:val="nil"/>
              <w:right w:val="nil"/>
            </w:tcBorders>
          </w:tcPr>
          <w:p w14:paraId="75E56AF4" w14:textId="14E8D32D" w:rsidR="004B4EA5" w:rsidRDefault="004B4EA5" w:rsidP="00ED7B35">
            <w:pPr>
              <w:pStyle w:val="MDPI42tablebody"/>
            </w:pPr>
            <w:r>
              <w:rPr>
                <w:lang w:val="en-US"/>
              </w:rPr>
              <w:t>Food records</w:t>
            </w:r>
          </w:p>
        </w:tc>
        <w:tc>
          <w:tcPr>
            <w:tcW w:w="699" w:type="pct"/>
            <w:tcBorders>
              <w:top w:val="nil"/>
              <w:left w:val="nil"/>
              <w:bottom w:val="nil"/>
              <w:right w:val="nil"/>
            </w:tcBorders>
          </w:tcPr>
          <w:p w14:paraId="6A11A0EC" w14:textId="57285250" w:rsidR="004B4EA5" w:rsidRDefault="004B4EA5" w:rsidP="00ED7B35">
            <w:pPr>
              <w:pStyle w:val="MDPI42tablebody"/>
            </w:pPr>
            <w:r>
              <w:rPr>
                <w:rFonts w:ascii="Segoe UI Symbol" w:hAnsi="Segoe UI Symbol" w:cs="Segoe UI Symbol"/>
                <w:color w:val="545454"/>
                <w:shd w:val="clear" w:color="auto" w:fill="FFFFFF"/>
              </w:rPr>
              <w:t>✓</w:t>
            </w:r>
          </w:p>
        </w:tc>
        <w:tc>
          <w:tcPr>
            <w:tcW w:w="759" w:type="pct"/>
            <w:tcBorders>
              <w:top w:val="nil"/>
              <w:left w:val="nil"/>
              <w:bottom w:val="nil"/>
              <w:right w:val="nil"/>
            </w:tcBorders>
            <w:hideMark/>
          </w:tcPr>
          <w:p w14:paraId="425AA275" w14:textId="7D3E25FE" w:rsidR="004B4EA5" w:rsidRDefault="004B4EA5" w:rsidP="00ED7B35">
            <w:pPr>
              <w:pStyle w:val="MDPI42tablebody"/>
              <w:spacing w:line="240" w:lineRule="auto"/>
              <w:rPr>
                <w:lang w:val="en-US"/>
              </w:rPr>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hideMark/>
          </w:tcPr>
          <w:p w14:paraId="2A174A82" w14:textId="6CEFD16E" w:rsidR="004B4EA5" w:rsidRDefault="004B4EA5" w:rsidP="008A001C">
            <w:pPr>
              <w:pStyle w:val="MDPI42tablebody"/>
              <w:spacing w:line="240" w:lineRule="auto"/>
              <w:rPr>
                <w:lang w:val="en-US"/>
              </w:rPr>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hideMark/>
          </w:tcPr>
          <w:p w14:paraId="5A921532" w14:textId="4FE3CDD3" w:rsidR="004B4EA5" w:rsidRDefault="004B4EA5" w:rsidP="00E45885">
            <w:pPr>
              <w:pStyle w:val="MDPI42tablebody"/>
              <w:spacing w:line="240" w:lineRule="auto"/>
              <w:rPr>
                <w:lang w:val="en-US"/>
              </w:rPr>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693789F9" w14:textId="18101DA9"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1D7EE575" w14:textId="38DB2AD6" w:rsidR="004B4EA5" w:rsidRDefault="004B4EA5" w:rsidP="008671D5">
            <w:pPr>
              <w:pStyle w:val="MDPI42tablebody"/>
            </w:pPr>
            <w:r>
              <w:rPr>
                <w:rFonts w:ascii="Segoe UI Symbol" w:hAnsi="Segoe UI Symbol" w:cs="Segoe UI Symbol"/>
                <w:color w:val="545454"/>
                <w:shd w:val="clear" w:color="auto" w:fill="FFFFFF"/>
              </w:rPr>
              <w:t>✓</w:t>
            </w:r>
          </w:p>
        </w:tc>
      </w:tr>
      <w:tr w:rsidR="004B4EA5" w14:paraId="01294A09" w14:textId="28356CFB" w:rsidTr="00ED7B35">
        <w:tc>
          <w:tcPr>
            <w:tcW w:w="965" w:type="pct"/>
            <w:tcBorders>
              <w:top w:val="nil"/>
              <w:left w:val="nil"/>
              <w:bottom w:val="nil"/>
              <w:right w:val="nil"/>
            </w:tcBorders>
          </w:tcPr>
          <w:p w14:paraId="5F694959" w14:textId="42FA1587" w:rsidR="004B4EA5" w:rsidRDefault="004B4EA5" w:rsidP="00ED7B35">
            <w:pPr>
              <w:pStyle w:val="MDPI42tablebody"/>
            </w:pPr>
            <w:r>
              <w:rPr>
                <w:lang w:val="en-US"/>
              </w:rPr>
              <w:t>Custom foods</w:t>
            </w:r>
          </w:p>
        </w:tc>
        <w:tc>
          <w:tcPr>
            <w:tcW w:w="699" w:type="pct"/>
            <w:tcBorders>
              <w:top w:val="nil"/>
              <w:left w:val="nil"/>
              <w:bottom w:val="nil"/>
              <w:right w:val="nil"/>
            </w:tcBorders>
          </w:tcPr>
          <w:p w14:paraId="510EF9D2" w14:textId="16A57F5B"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hideMark/>
          </w:tcPr>
          <w:p w14:paraId="1BA55FA5" w14:textId="0A450A4E" w:rsidR="004B4EA5" w:rsidRDefault="004B4EA5" w:rsidP="00ED7B35">
            <w:pPr>
              <w:pStyle w:val="MDPI42tablebody"/>
              <w:spacing w:line="240" w:lineRule="auto"/>
              <w:rPr>
                <w:lang w:val="en-US"/>
              </w:rPr>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hideMark/>
          </w:tcPr>
          <w:p w14:paraId="3252FB48" w14:textId="74FC5845" w:rsidR="004B4EA5" w:rsidRDefault="004B4EA5" w:rsidP="008A001C">
            <w:pPr>
              <w:pStyle w:val="MDPI42tablebody"/>
              <w:spacing w:line="240" w:lineRule="auto"/>
              <w:rPr>
                <w:lang w:val="en-US"/>
              </w:rPr>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hideMark/>
          </w:tcPr>
          <w:p w14:paraId="347ED7CB" w14:textId="50697C94" w:rsidR="004B4EA5" w:rsidRDefault="004B4EA5" w:rsidP="00E45885">
            <w:pPr>
              <w:pStyle w:val="MDPI42tablebody"/>
              <w:spacing w:line="240" w:lineRule="auto"/>
              <w:rPr>
                <w:lang w:val="en-US"/>
              </w:rPr>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466EEFB1" w14:textId="437D359C"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24A2AADC" w14:textId="619E6D78" w:rsidR="004B4EA5" w:rsidRDefault="004B4EA5" w:rsidP="008671D5">
            <w:pPr>
              <w:pStyle w:val="MDPI42tablebody"/>
            </w:pPr>
            <w:r>
              <w:t>x</w:t>
            </w:r>
          </w:p>
        </w:tc>
      </w:tr>
      <w:tr w:rsidR="004B4EA5" w14:paraId="62607633" w14:textId="0F816CF4" w:rsidTr="00ED7B35">
        <w:tc>
          <w:tcPr>
            <w:tcW w:w="965" w:type="pct"/>
            <w:tcBorders>
              <w:top w:val="nil"/>
              <w:left w:val="nil"/>
              <w:bottom w:val="nil"/>
              <w:right w:val="nil"/>
            </w:tcBorders>
          </w:tcPr>
          <w:p w14:paraId="73E41808" w14:textId="0F18AE05" w:rsidR="004B4EA5" w:rsidRDefault="004B4EA5" w:rsidP="00ED7B35">
            <w:pPr>
              <w:pStyle w:val="MDPI42tablebody"/>
            </w:pPr>
            <w:r>
              <w:t>Progress statics</w:t>
            </w:r>
          </w:p>
        </w:tc>
        <w:tc>
          <w:tcPr>
            <w:tcW w:w="699" w:type="pct"/>
            <w:tcBorders>
              <w:top w:val="nil"/>
              <w:left w:val="nil"/>
              <w:bottom w:val="nil"/>
              <w:right w:val="nil"/>
            </w:tcBorders>
          </w:tcPr>
          <w:p w14:paraId="08F962A3" w14:textId="263B4B66"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4FA456F3" w14:textId="1B2D81AB" w:rsidR="004B4EA5" w:rsidRDefault="004B4EA5" w:rsidP="00ED7B35">
            <w:pPr>
              <w:pStyle w:val="MDPI42tablebody"/>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tcPr>
          <w:p w14:paraId="6EA87B85" w14:textId="0792D5A9" w:rsidR="004B4EA5" w:rsidRDefault="004B4EA5" w:rsidP="008A001C">
            <w:pPr>
              <w:pStyle w:val="MDPI42tablebody"/>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tcPr>
          <w:p w14:paraId="509795F3" w14:textId="5C971100" w:rsidR="004B4EA5" w:rsidRDefault="004B4EA5" w:rsidP="00E45885">
            <w:pPr>
              <w:pStyle w:val="MDPI42tablebody"/>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56718F23" w14:textId="6B0C0270"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733D7480" w14:textId="69C94F6E" w:rsidR="004B4EA5" w:rsidRDefault="004B4EA5" w:rsidP="008671D5">
            <w:pPr>
              <w:pStyle w:val="MDPI42tablebody"/>
            </w:pPr>
            <w:r w:rsidRPr="00C01470">
              <w:rPr>
                <w:rFonts w:ascii="Segoe UI Symbol" w:hAnsi="Segoe UI Symbol" w:cs="Segoe UI Symbol"/>
                <w:color w:val="545454"/>
                <w:shd w:val="clear" w:color="auto" w:fill="FFFFFF"/>
              </w:rPr>
              <w:t>✓</w:t>
            </w:r>
          </w:p>
        </w:tc>
      </w:tr>
      <w:tr w:rsidR="004B4EA5" w14:paraId="408ABFDC" w14:textId="77777777" w:rsidTr="00ED7B35">
        <w:tc>
          <w:tcPr>
            <w:tcW w:w="965" w:type="pct"/>
            <w:tcBorders>
              <w:top w:val="nil"/>
              <w:left w:val="nil"/>
              <w:bottom w:val="nil"/>
              <w:right w:val="nil"/>
            </w:tcBorders>
          </w:tcPr>
          <w:p w14:paraId="53D742BB" w14:textId="40D89E5A" w:rsidR="004B4EA5" w:rsidRDefault="004B4EA5" w:rsidP="00ED7B35">
            <w:pPr>
              <w:pStyle w:val="MDPI42tablebody"/>
            </w:pPr>
            <w:r>
              <w:t>Diet plans</w:t>
            </w:r>
          </w:p>
        </w:tc>
        <w:tc>
          <w:tcPr>
            <w:tcW w:w="699" w:type="pct"/>
            <w:tcBorders>
              <w:top w:val="nil"/>
              <w:left w:val="nil"/>
              <w:bottom w:val="nil"/>
              <w:right w:val="nil"/>
            </w:tcBorders>
          </w:tcPr>
          <w:p w14:paraId="41890A1A" w14:textId="5BC55F39"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47F29591" w14:textId="554A9CD2" w:rsidR="004B4EA5" w:rsidRDefault="004B4EA5" w:rsidP="00ED7B35">
            <w:pPr>
              <w:pStyle w:val="MDPI42tablebody"/>
            </w:pPr>
            <w:r>
              <w:t>x</w:t>
            </w:r>
          </w:p>
        </w:tc>
        <w:tc>
          <w:tcPr>
            <w:tcW w:w="516" w:type="pct"/>
            <w:tcBorders>
              <w:top w:val="nil"/>
              <w:left w:val="nil"/>
              <w:bottom w:val="nil"/>
              <w:right w:val="nil"/>
            </w:tcBorders>
          </w:tcPr>
          <w:p w14:paraId="4060B225" w14:textId="4C3180BF" w:rsidR="004B4EA5" w:rsidRDefault="004B4EA5" w:rsidP="008A001C">
            <w:pPr>
              <w:pStyle w:val="MDPI42tablebody"/>
            </w:pPr>
            <w:r>
              <w:t>x</w:t>
            </w:r>
          </w:p>
        </w:tc>
        <w:tc>
          <w:tcPr>
            <w:tcW w:w="618" w:type="pct"/>
            <w:tcBorders>
              <w:top w:val="nil"/>
              <w:left w:val="nil"/>
              <w:bottom w:val="nil"/>
              <w:right w:val="nil"/>
            </w:tcBorders>
          </w:tcPr>
          <w:p w14:paraId="589F0072" w14:textId="756444FE" w:rsidR="004B4EA5" w:rsidRDefault="004B4EA5" w:rsidP="00E45885">
            <w:pPr>
              <w:pStyle w:val="MDPI42tablebody"/>
            </w:pPr>
            <w:r>
              <w:t>x</w:t>
            </w:r>
          </w:p>
        </w:tc>
        <w:tc>
          <w:tcPr>
            <w:tcW w:w="674" w:type="pct"/>
            <w:tcBorders>
              <w:top w:val="nil"/>
              <w:left w:val="nil"/>
              <w:bottom w:val="nil"/>
              <w:right w:val="nil"/>
            </w:tcBorders>
          </w:tcPr>
          <w:p w14:paraId="66E0E86F" w14:textId="3105E4B8" w:rsidR="004B4EA5" w:rsidRDefault="004B4EA5" w:rsidP="00E45885">
            <w:pPr>
              <w:pStyle w:val="MDPI42tablebody"/>
            </w:pPr>
            <w:r>
              <w:t>x</w:t>
            </w:r>
          </w:p>
        </w:tc>
        <w:tc>
          <w:tcPr>
            <w:tcW w:w="769" w:type="pct"/>
            <w:tcBorders>
              <w:top w:val="nil"/>
              <w:left w:val="nil"/>
              <w:bottom w:val="nil"/>
              <w:right w:val="nil"/>
            </w:tcBorders>
          </w:tcPr>
          <w:p w14:paraId="5D41CE0D" w14:textId="2B2AE886" w:rsidR="004B4EA5" w:rsidRDefault="004B4EA5" w:rsidP="008671D5">
            <w:pPr>
              <w:pStyle w:val="MDPI42tablebody"/>
            </w:pPr>
            <w:r w:rsidRPr="00C01470">
              <w:rPr>
                <w:rFonts w:ascii="Segoe UI Symbol" w:hAnsi="Segoe UI Symbol" w:cs="Segoe UI Symbol"/>
                <w:color w:val="545454"/>
                <w:shd w:val="clear" w:color="auto" w:fill="FFFFFF"/>
              </w:rPr>
              <w:t>✓</w:t>
            </w:r>
          </w:p>
        </w:tc>
      </w:tr>
      <w:tr w:rsidR="004B4EA5" w14:paraId="4EF364B3" w14:textId="77777777" w:rsidTr="00ED7B35">
        <w:tc>
          <w:tcPr>
            <w:tcW w:w="965" w:type="pct"/>
            <w:tcBorders>
              <w:top w:val="nil"/>
              <w:left w:val="nil"/>
              <w:bottom w:val="nil"/>
              <w:right w:val="nil"/>
            </w:tcBorders>
          </w:tcPr>
          <w:p w14:paraId="0B470B29" w14:textId="2D38D2A4" w:rsidR="004B4EA5" w:rsidRDefault="004B4EA5" w:rsidP="00ED7B35">
            <w:pPr>
              <w:pStyle w:val="MDPI42tablebody"/>
            </w:pPr>
            <w:r>
              <w:t>Personal coaching</w:t>
            </w:r>
          </w:p>
        </w:tc>
        <w:tc>
          <w:tcPr>
            <w:tcW w:w="699" w:type="pct"/>
            <w:tcBorders>
              <w:top w:val="nil"/>
              <w:left w:val="nil"/>
              <w:bottom w:val="nil"/>
              <w:right w:val="nil"/>
            </w:tcBorders>
          </w:tcPr>
          <w:p w14:paraId="040ED8DC" w14:textId="47EFC470"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25EF2D6B" w14:textId="28AB6323" w:rsidR="004B4EA5" w:rsidRDefault="004B4EA5" w:rsidP="00ED7B35">
            <w:pPr>
              <w:pStyle w:val="MDPI42tablebody"/>
            </w:pPr>
            <w:r>
              <w:t>x</w:t>
            </w:r>
          </w:p>
        </w:tc>
        <w:tc>
          <w:tcPr>
            <w:tcW w:w="516" w:type="pct"/>
            <w:tcBorders>
              <w:top w:val="nil"/>
              <w:left w:val="nil"/>
              <w:bottom w:val="nil"/>
              <w:right w:val="nil"/>
            </w:tcBorders>
          </w:tcPr>
          <w:p w14:paraId="63AE3B2F" w14:textId="5189F213" w:rsidR="004B4EA5" w:rsidRDefault="004B4EA5" w:rsidP="008A001C">
            <w:pPr>
              <w:pStyle w:val="MDPI42tablebody"/>
            </w:pPr>
            <w:r>
              <w:t>x</w:t>
            </w:r>
          </w:p>
        </w:tc>
        <w:tc>
          <w:tcPr>
            <w:tcW w:w="618" w:type="pct"/>
            <w:tcBorders>
              <w:top w:val="nil"/>
              <w:left w:val="nil"/>
              <w:bottom w:val="nil"/>
              <w:right w:val="nil"/>
            </w:tcBorders>
          </w:tcPr>
          <w:p w14:paraId="2E2167B2" w14:textId="41D60A92" w:rsidR="004B4EA5" w:rsidRDefault="004B4EA5" w:rsidP="00E45885">
            <w:pPr>
              <w:pStyle w:val="MDPI42tablebody"/>
            </w:pPr>
            <w:r>
              <w:t>x</w:t>
            </w:r>
          </w:p>
        </w:tc>
        <w:tc>
          <w:tcPr>
            <w:tcW w:w="674" w:type="pct"/>
            <w:tcBorders>
              <w:top w:val="nil"/>
              <w:left w:val="nil"/>
              <w:bottom w:val="nil"/>
              <w:right w:val="nil"/>
            </w:tcBorders>
          </w:tcPr>
          <w:p w14:paraId="5293E789" w14:textId="5B4DF761" w:rsidR="004B4EA5" w:rsidRDefault="004B4EA5" w:rsidP="00E45885">
            <w:pPr>
              <w:pStyle w:val="MDPI42tablebody"/>
            </w:pPr>
            <w:r>
              <w:t>x</w:t>
            </w:r>
          </w:p>
        </w:tc>
        <w:tc>
          <w:tcPr>
            <w:tcW w:w="769" w:type="pct"/>
            <w:tcBorders>
              <w:top w:val="nil"/>
              <w:left w:val="nil"/>
              <w:bottom w:val="nil"/>
              <w:right w:val="nil"/>
            </w:tcBorders>
          </w:tcPr>
          <w:p w14:paraId="0F2664BD" w14:textId="1D86156B" w:rsidR="004B4EA5" w:rsidRDefault="004B4EA5" w:rsidP="008671D5">
            <w:pPr>
              <w:pStyle w:val="MDPI42tablebody"/>
            </w:pPr>
            <w:r>
              <w:t>x</w:t>
            </w:r>
          </w:p>
        </w:tc>
      </w:tr>
      <w:tr w:rsidR="004B4EA5" w14:paraId="1D701B72" w14:textId="77777777" w:rsidTr="00ED7B35">
        <w:tc>
          <w:tcPr>
            <w:tcW w:w="965" w:type="pct"/>
            <w:tcBorders>
              <w:top w:val="nil"/>
              <w:left w:val="nil"/>
              <w:bottom w:val="single" w:sz="8" w:space="0" w:color="auto"/>
              <w:right w:val="nil"/>
            </w:tcBorders>
          </w:tcPr>
          <w:p w14:paraId="4134BA50" w14:textId="16BA73BA" w:rsidR="004B4EA5" w:rsidRDefault="004B4EA5" w:rsidP="00ED7B35">
            <w:pPr>
              <w:pStyle w:val="MDPI42tablebody"/>
            </w:pPr>
            <w:r>
              <w:t>Adapted dietary plans</w:t>
            </w:r>
          </w:p>
        </w:tc>
        <w:tc>
          <w:tcPr>
            <w:tcW w:w="699" w:type="pct"/>
            <w:tcBorders>
              <w:top w:val="nil"/>
              <w:left w:val="nil"/>
              <w:bottom w:val="single" w:sz="8" w:space="0" w:color="auto"/>
              <w:right w:val="nil"/>
            </w:tcBorders>
          </w:tcPr>
          <w:p w14:paraId="0D9F83F7" w14:textId="5B8AEC08"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single" w:sz="8" w:space="0" w:color="auto"/>
              <w:right w:val="nil"/>
            </w:tcBorders>
          </w:tcPr>
          <w:p w14:paraId="6A6B1026" w14:textId="3824C1E7" w:rsidR="004B4EA5" w:rsidRDefault="004B4EA5" w:rsidP="00ED7B35">
            <w:pPr>
              <w:pStyle w:val="MDPI42tablebody"/>
            </w:pPr>
            <w:r>
              <w:t>x</w:t>
            </w:r>
          </w:p>
        </w:tc>
        <w:tc>
          <w:tcPr>
            <w:tcW w:w="516" w:type="pct"/>
            <w:tcBorders>
              <w:top w:val="nil"/>
              <w:left w:val="nil"/>
              <w:bottom w:val="single" w:sz="8" w:space="0" w:color="auto"/>
              <w:right w:val="nil"/>
            </w:tcBorders>
          </w:tcPr>
          <w:p w14:paraId="28577BF1" w14:textId="2183E615" w:rsidR="004B4EA5" w:rsidRDefault="004B4EA5" w:rsidP="00ED7B35">
            <w:pPr>
              <w:pStyle w:val="MDPI42tablebody"/>
            </w:pPr>
            <w:r>
              <w:t>x</w:t>
            </w:r>
          </w:p>
        </w:tc>
        <w:tc>
          <w:tcPr>
            <w:tcW w:w="618" w:type="pct"/>
            <w:tcBorders>
              <w:top w:val="nil"/>
              <w:left w:val="nil"/>
              <w:bottom w:val="single" w:sz="8" w:space="0" w:color="auto"/>
              <w:right w:val="nil"/>
            </w:tcBorders>
          </w:tcPr>
          <w:p w14:paraId="3F3A82E0" w14:textId="26FDF8B4" w:rsidR="004B4EA5" w:rsidRDefault="004B4EA5" w:rsidP="008A001C">
            <w:pPr>
              <w:pStyle w:val="MDPI42tablebody"/>
            </w:pPr>
            <w:r>
              <w:t>x</w:t>
            </w:r>
          </w:p>
        </w:tc>
        <w:tc>
          <w:tcPr>
            <w:tcW w:w="674" w:type="pct"/>
            <w:tcBorders>
              <w:top w:val="nil"/>
              <w:left w:val="nil"/>
              <w:bottom w:val="single" w:sz="8" w:space="0" w:color="auto"/>
              <w:right w:val="nil"/>
            </w:tcBorders>
          </w:tcPr>
          <w:p w14:paraId="42BB994D" w14:textId="70DA1AE7" w:rsidR="004B4EA5" w:rsidRDefault="004B4EA5" w:rsidP="00E45885">
            <w:pPr>
              <w:pStyle w:val="MDPI42tablebody"/>
            </w:pPr>
            <w:r>
              <w:t>x</w:t>
            </w:r>
          </w:p>
        </w:tc>
        <w:tc>
          <w:tcPr>
            <w:tcW w:w="769" w:type="pct"/>
            <w:tcBorders>
              <w:top w:val="nil"/>
              <w:left w:val="nil"/>
              <w:bottom w:val="single" w:sz="8" w:space="0" w:color="auto"/>
              <w:right w:val="nil"/>
            </w:tcBorders>
          </w:tcPr>
          <w:p w14:paraId="31F4F537" w14:textId="2E0FDB59" w:rsidR="004B4EA5" w:rsidRDefault="004B4EA5" w:rsidP="00E45885">
            <w:pPr>
              <w:pStyle w:val="MDPI42tablebody"/>
            </w:pPr>
            <w:r>
              <w:t>x</w:t>
            </w:r>
            <w:r>
              <w:rPr>
                <w:rStyle w:val="Refdecomentario"/>
                <w:rFonts w:ascii="Times New Roman" w:hAnsi="Times New Roman"/>
                <w:snapToGrid/>
                <w:lang w:val="en-US" w:bidi="ar-SA"/>
              </w:rPr>
              <w:commentReference w:id="13"/>
            </w:r>
            <w:r>
              <w:rPr>
                <w:rStyle w:val="Refdecomentario"/>
                <w:rFonts w:ascii="Times New Roman" w:hAnsi="Times New Roman"/>
                <w:snapToGrid/>
                <w:lang w:val="en-US" w:bidi="ar-SA"/>
              </w:rPr>
              <w:commentReference w:id="14"/>
            </w:r>
          </w:p>
        </w:tc>
      </w:tr>
    </w:tbl>
    <w:p w14:paraId="410A490E" w14:textId="6E8EF1F4" w:rsidR="00ED7B35" w:rsidRDefault="00ED7B35" w:rsidP="00ED7B35">
      <w:pPr>
        <w:pStyle w:val="MDPI51figurecaption"/>
        <w:jc w:val="center"/>
      </w:pPr>
      <w:r>
        <w:rPr>
          <w:b/>
        </w:rPr>
        <w:t>Table</w:t>
      </w:r>
      <w:r w:rsidRPr="0022695D">
        <w:rPr>
          <w:b/>
        </w:rPr>
        <w:t xml:space="preserve"> </w:t>
      </w:r>
      <w:r w:rsidRPr="0022695D">
        <w:rPr>
          <w:b/>
        </w:rPr>
        <w:fldChar w:fldCharType="begin"/>
      </w:r>
      <w:r w:rsidRPr="0022695D">
        <w:rPr>
          <w:b/>
        </w:rPr>
        <w:instrText xml:space="preserve"> SEQ Figure \* ARABIC </w:instrText>
      </w:r>
      <w:r w:rsidRPr="0022695D">
        <w:rPr>
          <w:b/>
        </w:rPr>
        <w:fldChar w:fldCharType="separate"/>
      </w:r>
      <w:r>
        <w:rPr>
          <w:b/>
          <w:noProof/>
        </w:rPr>
        <w:t>1</w:t>
      </w:r>
      <w:r w:rsidRPr="0022695D">
        <w:rPr>
          <w:b/>
        </w:rPr>
        <w:fldChar w:fldCharType="end"/>
      </w:r>
      <w:r>
        <w:t xml:space="preserve">. </w:t>
      </w:r>
      <w:r w:rsidRPr="00ED7B35">
        <w:t>Comparison of telemonitoring applications and tools.</w:t>
      </w:r>
    </w:p>
    <w:p w14:paraId="4C75CF4C" w14:textId="77777777" w:rsidR="00ED7B35" w:rsidRDefault="00ED7B35" w:rsidP="0061195B">
      <w:pPr>
        <w:pStyle w:val="MDPI31text"/>
      </w:pPr>
    </w:p>
    <w:p w14:paraId="64E27802" w14:textId="4B485CFF" w:rsidR="002C05DF" w:rsidRDefault="00295EC6" w:rsidP="0061195B">
      <w:pPr>
        <w:pStyle w:val="MDPI31text"/>
      </w:pPr>
      <w:r w:rsidRPr="00295EC6">
        <w:t xml:space="preserve"> </w:t>
      </w:r>
      <w:r w:rsidR="00E21E05">
        <w:t xml:space="preserve">Despite state-of-the-art systems, the Food4Living platform allows applications that are not restricted to </w:t>
      </w:r>
      <w:r w:rsidRPr="00295EC6">
        <w:t>establis</w:t>
      </w:r>
      <w:r w:rsidR="00E21E05">
        <w:t xml:space="preserve">hing </w:t>
      </w:r>
      <w:r w:rsidRPr="00295EC6">
        <w:t xml:space="preserve">caloric limits </w:t>
      </w:r>
      <w:r w:rsidR="00E21E05">
        <w:t>to</w:t>
      </w:r>
      <w:r w:rsidR="00E21E05" w:rsidRPr="00295EC6">
        <w:t xml:space="preserve"> </w:t>
      </w:r>
      <w:r w:rsidRPr="00295EC6">
        <w:t>reach a target weight</w:t>
      </w:r>
      <w:r w:rsidR="00E21E05">
        <w:t>. Instead, it is aimed at allowing to</w:t>
      </w:r>
      <w:r w:rsidRPr="00295EC6">
        <w:t xml:space="preserve"> establish diets adapted to each user made from their </w:t>
      </w:r>
      <w:r w:rsidR="00E21E05">
        <w:t xml:space="preserve">and support and promote healthy </w:t>
      </w:r>
      <w:r w:rsidRPr="00295EC6">
        <w:t xml:space="preserve">eating habits </w:t>
      </w:r>
      <w:r w:rsidR="00E21E05">
        <w:t>devised</w:t>
      </w:r>
      <w:r w:rsidRPr="00295EC6">
        <w:t xml:space="preserve"> by nutrition professionals. </w:t>
      </w:r>
      <w:r w:rsidR="00E21E05">
        <w:t>In addition,</w:t>
      </w:r>
      <w:r w:rsidRPr="00295EC6">
        <w:t xml:space="preserve"> most of the applications</w:t>
      </w:r>
      <w:r w:rsidR="00E21E05">
        <w:t xml:space="preserve"> described</w:t>
      </w:r>
      <w:r w:rsidRPr="00295EC6">
        <w:t xml:space="preserve"> are not adapted to seniors or users unfamiliar with mobile devices. </w:t>
      </w:r>
    </w:p>
    <w:p w14:paraId="195F73E0" w14:textId="5F22DB7C" w:rsidR="00E76E8F" w:rsidRDefault="00295EC6" w:rsidP="0061195B">
      <w:pPr>
        <w:pStyle w:val="MDPI31text"/>
      </w:pPr>
      <w:commentRangeStart w:id="15"/>
      <w:r w:rsidRPr="00295EC6">
        <w:t>And</w:t>
      </w:r>
      <w:commentRangeEnd w:id="15"/>
      <w:r w:rsidR="002C05DF">
        <w:rPr>
          <w:rStyle w:val="Refdecomentario"/>
          <w:rFonts w:ascii="Times New Roman" w:hAnsi="Times New Roman"/>
          <w:snapToGrid/>
          <w:lang w:bidi="ar-SA"/>
        </w:rPr>
        <w:commentReference w:id="15"/>
      </w:r>
      <w:r w:rsidRPr="00295EC6">
        <w:t xml:space="preserve"> as a last big difference, our solution is based on a system with three parts, </w:t>
      </w:r>
      <w:commentRangeStart w:id="16"/>
      <w:r w:rsidRPr="00295EC6">
        <w:t>the mobile platforms, the web panel of administration and supervision of the nutritionists,</w:t>
      </w:r>
      <w:commentRangeEnd w:id="16"/>
      <w:r w:rsidR="002C05DF">
        <w:rPr>
          <w:rStyle w:val="Refdecomentario"/>
          <w:rFonts w:ascii="Times New Roman" w:hAnsi="Times New Roman"/>
          <w:snapToGrid/>
          <w:lang w:bidi="ar-SA"/>
        </w:rPr>
        <w:commentReference w:id="16"/>
      </w:r>
      <w:r w:rsidRPr="00295EC6">
        <w:t xml:space="preserve"> with which they will interact directly with the patients and the API that allows access to useful data for the system modules and provides access to third parties to use data in their own statistics.</w:t>
      </w:r>
      <w:r w:rsidR="00E76E8F">
        <w:t xml:space="preserve"> </w:t>
      </w:r>
    </w:p>
    <w:bookmarkEnd w:id="5"/>
    <w:bookmarkEnd w:id="6"/>
    <w:p w14:paraId="0D31F04B" w14:textId="62628E33" w:rsidR="004F5278" w:rsidRDefault="00185534" w:rsidP="0061195B">
      <w:pPr>
        <w:pStyle w:val="MDPI21heading1"/>
      </w:pPr>
      <w:r>
        <w:rPr>
          <w:lang w:eastAsia="zh-CN"/>
        </w:rPr>
        <w:t>3</w:t>
      </w:r>
      <w:r w:rsidR="00545A90" w:rsidRPr="004D2D8A">
        <w:rPr>
          <w:lang w:eastAsia="zh-CN"/>
        </w:rPr>
        <w:t xml:space="preserve">. </w:t>
      </w:r>
      <w:r w:rsidR="00E76E8F">
        <w:rPr>
          <w:lang w:eastAsia="zh-CN"/>
        </w:rPr>
        <w:t xml:space="preserve">Food4Living: </w:t>
      </w:r>
      <w:r>
        <w:rPr>
          <w:lang w:eastAsia="zh-CN"/>
        </w:rPr>
        <w:t xml:space="preserve">Cloud-based mobile platform to monitoring dietary habits </w:t>
      </w:r>
    </w:p>
    <w:p w14:paraId="40DF0A71" w14:textId="458FB7BD" w:rsidR="0006039F" w:rsidRDefault="00F93483" w:rsidP="0006039F">
      <w:pPr>
        <w:pStyle w:val="MDPI31text"/>
      </w:pPr>
      <w:r w:rsidRPr="00F93483">
        <w:lastRenderedPageBreak/>
        <w:t xml:space="preserve">Food4Living is a </w:t>
      </w:r>
      <w:r w:rsidR="00385BD3">
        <w:t>platform</w:t>
      </w:r>
      <w:r w:rsidR="00385BD3" w:rsidRPr="00F93483">
        <w:t xml:space="preserve"> </w:t>
      </w:r>
      <w:r w:rsidRPr="00F93483">
        <w:t xml:space="preserve">aimed at encouraging healthy habits and maintaining a diet supervised by nutrition professionals through a telemonitoring system. </w:t>
      </w:r>
      <w:r w:rsidR="00385BD3">
        <w:t>It is the core technology for nutritional coaching within the Avisame Spanish Research Plan</w:t>
      </w:r>
      <w:r w:rsidR="0006039F">
        <w:t xml:space="preserve"> and a European COST action and </w:t>
      </w:r>
      <w:r w:rsidR="00FB50EA">
        <w:t xml:space="preserve">is </w:t>
      </w:r>
      <w:r w:rsidR="0006039F">
        <w:t xml:space="preserve"> integrated within a more complex system that includes virtual advisors based on graphic avatars and other aspects of healthy life, such as locomotion, postural ergonomics and physical exercise.</w:t>
      </w:r>
    </w:p>
    <w:p w14:paraId="71EB87BB" w14:textId="1DA094A4" w:rsidR="009764B1" w:rsidRDefault="005D0002" w:rsidP="009764B1">
      <w:pPr>
        <w:pStyle w:val="MDPI31text"/>
      </w:pPr>
      <w:r>
        <w:t>Food4Living</w:t>
      </w:r>
      <w:r w:rsidRPr="00417C19">
        <w:t xml:space="preserve"> </w:t>
      </w:r>
      <w:r w:rsidR="00FB50EA">
        <w:t xml:space="preserve">has </w:t>
      </w:r>
      <w:r w:rsidR="00A654AB">
        <w:t>two</w:t>
      </w:r>
      <w:r w:rsidR="00FB50EA">
        <w:t xml:space="preserve"> main user groups (apart from the technical system administrator):</w:t>
      </w:r>
      <w:r>
        <w:t xml:space="preserve"> the monitored</w:t>
      </w:r>
      <w:r w:rsidR="00A92EE5">
        <w:t xml:space="preserve"> </w:t>
      </w:r>
      <w:r w:rsidR="00FB50EA" w:rsidRPr="00E45885">
        <w:rPr>
          <w:i/>
        </w:rPr>
        <w:t>users</w:t>
      </w:r>
      <w:r w:rsidR="00FB50EA">
        <w:t xml:space="preserve"> who employ a</w:t>
      </w:r>
      <w:r>
        <w:t xml:space="preserve"> mobile application, and the monitoring </w:t>
      </w:r>
      <w:r w:rsidRPr="00E45885">
        <w:rPr>
          <w:i/>
        </w:rPr>
        <w:t>professionals</w:t>
      </w:r>
      <w:r>
        <w:t xml:space="preserve"> (</w:t>
      </w:r>
      <w:r w:rsidRPr="00F93483">
        <w:t>nutritionists and dieticians</w:t>
      </w:r>
      <w:r>
        <w:t xml:space="preserve">) that analyze the relevant data of the individual, comparing them with objective </w:t>
      </w:r>
      <w:r w:rsidR="00FB50EA">
        <w:t>references</w:t>
      </w:r>
      <w:r>
        <w:t xml:space="preserve"> (Figure </w:t>
      </w:r>
      <w:r w:rsidRPr="005D1410">
        <w:rPr>
          <w:color w:val="0000FF"/>
        </w:rPr>
        <w:t>1</w:t>
      </w:r>
      <w:r>
        <w:t>).</w:t>
      </w:r>
    </w:p>
    <w:p w14:paraId="4FDC303B" w14:textId="14ACD7C0" w:rsidR="004F5278" w:rsidRDefault="009764B1" w:rsidP="009764B1">
      <w:pPr>
        <w:pStyle w:val="MDPI31text"/>
      </w:pPr>
      <w:r>
        <w:t xml:space="preserve">The monitored </w:t>
      </w:r>
      <w:r w:rsidRPr="00E45885">
        <w:rPr>
          <w:rPrChange w:id="17" w:author="Antonio Benitez" w:date="2017-11-30T19:17:00Z">
            <w:rPr>
              <w:i/>
            </w:rPr>
          </w:rPrChange>
        </w:rPr>
        <w:t>users</w:t>
      </w:r>
      <w:r>
        <w:t xml:space="preserve"> will use </w:t>
      </w:r>
      <w:r w:rsidR="00FB50EA">
        <w:t xml:space="preserve">the </w:t>
      </w:r>
      <w:r>
        <w:t xml:space="preserve">mobile application to make food records reflecting their eating habits. This application will automatically synchronize all the user's data and will receive the indications and meal plans of the nutritionists who supervise the user. In addition, the monitored user will receive notifications and reminders to carry out a complete meal plan. </w:t>
      </w:r>
      <w:r w:rsidRPr="009764B1">
        <w:t xml:space="preserve">On the other hand, the </w:t>
      </w:r>
      <w:r w:rsidR="00FB50EA">
        <w:t>professionals</w:t>
      </w:r>
      <w:r w:rsidR="00E45885">
        <w:t xml:space="preserve"> (</w:t>
      </w:r>
      <w:r w:rsidR="00E45885" w:rsidRPr="00E45885">
        <w:rPr>
          <w:i/>
        </w:rPr>
        <w:t>Supervisor Nutritionist</w:t>
      </w:r>
      <w:r w:rsidR="00E45885">
        <w:t>)</w:t>
      </w:r>
      <w:r w:rsidR="00FB50EA" w:rsidRPr="009764B1">
        <w:t xml:space="preserve"> </w:t>
      </w:r>
      <w:r w:rsidRPr="009764B1">
        <w:t xml:space="preserve">who will </w:t>
      </w:r>
      <w:r w:rsidRPr="00E45885">
        <w:rPr>
          <w:i/>
        </w:rPr>
        <w:t>supervise</w:t>
      </w:r>
      <w:r w:rsidRPr="009764B1">
        <w:t xml:space="preserve"> the </w:t>
      </w:r>
      <w:r w:rsidR="00FB50EA">
        <w:t>users</w:t>
      </w:r>
      <w:r w:rsidRPr="009764B1">
        <w:t>, will use a panel to collect</w:t>
      </w:r>
      <w:r w:rsidR="00FB50EA">
        <w:t xml:space="preserve"> relevant pieces of</w:t>
      </w:r>
      <w:r w:rsidRPr="009764B1">
        <w:t xml:space="preserve"> data. With this data they will supervise the users, creating food plans and nutritional goals adapted to the</w:t>
      </w:r>
      <w:r w:rsidR="00FB50EA">
        <w:t>ir particular</w:t>
      </w:r>
      <w:r w:rsidRPr="009764B1">
        <w:t xml:space="preserve"> needs and eating habits.</w:t>
      </w:r>
      <w:r>
        <w:t xml:space="preserve"> </w:t>
      </w:r>
      <w:r w:rsidR="00FB50EA">
        <w:t>Everything is synchronized by means of a</w:t>
      </w:r>
      <w:r w:rsidR="0080790B" w:rsidRPr="0080790B">
        <w:t xml:space="preserve"> cloud computing</w:t>
      </w:r>
      <w:r w:rsidR="00FB50EA">
        <w:t xml:space="preserve"> approach as will be describe in the next sections</w:t>
      </w:r>
      <w:r w:rsidR="0080790B" w:rsidRPr="0080790B">
        <w:t>.</w:t>
      </w:r>
    </w:p>
    <w:p w14:paraId="25483481" w14:textId="77777777" w:rsidR="00417C19" w:rsidRDefault="00417C19" w:rsidP="00160D07">
      <w:pPr>
        <w:pStyle w:val="MDPI31text"/>
      </w:pPr>
    </w:p>
    <w:p w14:paraId="387AA497" w14:textId="77777777" w:rsidR="00417C19" w:rsidRDefault="00417C19" w:rsidP="002A7A6F">
      <w:pPr>
        <w:pStyle w:val="MDPI31text"/>
        <w:keepNext/>
        <w:jc w:val="center"/>
      </w:pPr>
      <w:r>
        <w:rPr>
          <w:noProof/>
          <w:lang w:val="es-ES_tradnl" w:eastAsia="es-ES_tradnl" w:bidi="ar-SA"/>
        </w:rPr>
        <w:drawing>
          <wp:inline distT="0" distB="0" distL="0" distR="0" wp14:anchorId="58C106FA" wp14:editId="00357A05">
            <wp:extent cx="1857375" cy="2941883"/>
            <wp:effectExtent l="0" t="0" r="0" b="0"/>
            <wp:docPr id="1" name="Imagen 1" descr="C:\Users\Sasu\AppData\Local\Microsoft\Windows\INetCache\Content.Word\Comunicacion_acto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u\AppData\Local\Microsoft\Windows\INetCache\Content.Word\Comunicacion_actores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8139" cy="2943093"/>
                    </a:xfrm>
                    <a:prstGeom prst="rect">
                      <a:avLst/>
                    </a:prstGeom>
                    <a:noFill/>
                    <a:ln>
                      <a:noFill/>
                    </a:ln>
                  </pic:spPr>
                </pic:pic>
              </a:graphicData>
            </a:graphic>
          </wp:inline>
        </w:drawing>
      </w:r>
    </w:p>
    <w:p w14:paraId="711C2107" w14:textId="30120B8B" w:rsidR="00417C19" w:rsidRDefault="00417C19" w:rsidP="0022695D">
      <w:pPr>
        <w:pStyle w:val="MDPI51figurecaption"/>
        <w:jc w:val="center"/>
      </w:pPr>
      <w:r w:rsidRPr="0022695D">
        <w:rPr>
          <w:b/>
        </w:rPr>
        <w:t xml:space="preserve">Figure </w:t>
      </w:r>
      <w:r w:rsidRPr="0022695D">
        <w:rPr>
          <w:b/>
        </w:rPr>
        <w:fldChar w:fldCharType="begin"/>
      </w:r>
      <w:r w:rsidRPr="0022695D">
        <w:rPr>
          <w:b/>
        </w:rPr>
        <w:instrText xml:space="preserve"> SEQ Figure \* ARABIC </w:instrText>
      </w:r>
      <w:r w:rsidRPr="0022695D">
        <w:rPr>
          <w:b/>
        </w:rPr>
        <w:fldChar w:fldCharType="separate"/>
      </w:r>
      <w:r w:rsidR="00CA39CF">
        <w:rPr>
          <w:b/>
          <w:noProof/>
        </w:rPr>
        <w:t>1</w:t>
      </w:r>
      <w:r w:rsidRPr="0022695D">
        <w:rPr>
          <w:b/>
        </w:rPr>
        <w:fldChar w:fldCharType="end"/>
      </w:r>
      <w:r>
        <w:t xml:space="preserve">. </w:t>
      </w:r>
      <w:commentRangeStart w:id="18"/>
      <w:r w:rsidR="00A92EE5">
        <w:t>Platform</w:t>
      </w:r>
      <w:commentRangeEnd w:id="18"/>
      <w:r w:rsidR="00F966FB">
        <w:rPr>
          <w:rStyle w:val="Refdecomentario"/>
          <w:rFonts w:ascii="Times New Roman" w:hAnsi="Times New Roman"/>
          <w:lang w:bidi="ar-SA"/>
        </w:rPr>
        <w:commentReference w:id="18"/>
      </w:r>
      <w:r w:rsidR="00A92EE5">
        <w:t xml:space="preserve"> overview</w:t>
      </w:r>
      <w:r w:rsidR="0022695D" w:rsidRPr="0022695D">
        <w:t>.</w:t>
      </w:r>
    </w:p>
    <w:p w14:paraId="15F1B531" w14:textId="383D65DB" w:rsidR="00FE06C5" w:rsidRDefault="00FE06C5" w:rsidP="00D134F6">
      <w:pPr>
        <w:pStyle w:val="MDPI31text"/>
        <w:ind w:firstLine="0"/>
      </w:pPr>
    </w:p>
    <w:p w14:paraId="5C4E229E" w14:textId="67479543" w:rsidR="005E6AB4" w:rsidDel="009A7A6D" w:rsidRDefault="005E6AB4" w:rsidP="005E6AB4">
      <w:pPr>
        <w:pStyle w:val="MDPI21heading1"/>
        <w:rPr>
          <w:del w:id="19" w:author="Zoraida Callejas" w:date="2017-11-24T19:12:00Z"/>
        </w:rPr>
      </w:pPr>
      <w:del w:id="20" w:author="Zoraida Callejas" w:date="2017-11-24T19:12:00Z">
        <w:r w:rsidDel="009A7A6D">
          <w:delText>3.</w:delText>
        </w:r>
      </w:del>
      <w:del w:id="21" w:author="Zoraida Callejas" w:date="2017-11-24T19:07:00Z">
        <w:r w:rsidDel="00FB50EA">
          <w:delText>2</w:delText>
        </w:r>
      </w:del>
      <w:commentRangeStart w:id="22"/>
      <w:del w:id="23" w:author="Zoraida Callejas" w:date="2017-11-24T19:12:00Z">
        <w:r w:rsidDel="009A7A6D">
          <w:delText>. Platform features</w:delText>
        </w:r>
      </w:del>
      <w:commentRangeEnd w:id="22"/>
      <w:r w:rsidR="00F966FB">
        <w:rPr>
          <w:rStyle w:val="Refdecomentario"/>
          <w:rFonts w:ascii="Times New Roman" w:hAnsi="Times New Roman"/>
          <w:b w:val="0"/>
          <w:snapToGrid/>
          <w:lang w:bidi="ar-SA"/>
        </w:rPr>
        <w:commentReference w:id="22"/>
      </w:r>
    </w:p>
    <w:p w14:paraId="77CFA9E6" w14:textId="52EF4F3D" w:rsidR="00E12CC7" w:rsidDel="009A7A6D" w:rsidRDefault="00E12CC7" w:rsidP="00C65DEC">
      <w:pPr>
        <w:pStyle w:val="MDPI31text"/>
        <w:rPr>
          <w:del w:id="24" w:author="Zoraida Callejas" w:date="2017-11-24T19:12:00Z"/>
        </w:rPr>
      </w:pPr>
      <w:del w:id="25" w:author="Zoraida Callejas" w:date="2017-11-24T19:12:00Z">
        <w:r w:rsidRPr="00E12CC7" w:rsidDel="009A7A6D">
          <w:delText>This platform presents different tools for the communication of patients and nutritional supervisors with the intention of achieving the following characteristics:</w:delText>
        </w:r>
      </w:del>
    </w:p>
    <w:p w14:paraId="77C8999E" w14:textId="762452F4" w:rsidR="00E12CC7" w:rsidDel="009A7A6D" w:rsidRDefault="00E12CC7" w:rsidP="00E12CC7">
      <w:pPr>
        <w:pStyle w:val="MDPI38bullet"/>
        <w:rPr>
          <w:del w:id="26" w:author="Zoraida Callejas" w:date="2017-11-24T19:12:00Z"/>
        </w:rPr>
      </w:pPr>
      <w:del w:id="27" w:author="Zoraida Callejas" w:date="2017-11-24T19:12:00Z">
        <w:r w:rsidDel="009A7A6D">
          <w:delText xml:space="preserve">Dynamic data and </w:delText>
        </w:r>
        <w:commentRangeStart w:id="28"/>
        <w:r w:rsidDel="009A7A6D">
          <w:delText>system adaptability</w:delText>
        </w:r>
        <w:commentRangeEnd w:id="28"/>
        <w:r w:rsidR="00F20731" w:rsidDel="009A7A6D">
          <w:rPr>
            <w:rStyle w:val="Refdecomentario"/>
            <w:rFonts w:ascii="Times New Roman" w:hAnsi="Times New Roman"/>
            <w:snapToGrid/>
            <w:lang w:bidi="ar-SA"/>
          </w:rPr>
          <w:commentReference w:id="28"/>
        </w:r>
        <w:r w:rsidDel="009A7A6D">
          <w:delText>,</w:delText>
        </w:r>
        <w:r w:rsidRPr="00E12CC7" w:rsidDel="009A7A6D">
          <w:delText xml:space="preserve"> allowing the incorporation of new foods with </w:delText>
        </w:r>
        <w:commentRangeStart w:id="29"/>
        <w:r w:rsidRPr="00E12CC7" w:rsidDel="009A7A6D">
          <w:delText>non-limited nutritional information</w:delText>
        </w:r>
        <w:commentRangeEnd w:id="29"/>
        <w:r w:rsidR="00F20731" w:rsidDel="009A7A6D">
          <w:rPr>
            <w:rStyle w:val="Refdecomentario"/>
            <w:rFonts w:ascii="Times New Roman" w:hAnsi="Times New Roman"/>
            <w:snapToGrid/>
            <w:lang w:bidi="ar-SA"/>
          </w:rPr>
          <w:commentReference w:id="29"/>
        </w:r>
        <w:r w:rsidRPr="00E12CC7" w:rsidDel="009A7A6D">
          <w:delText xml:space="preserve">. From which different nutritional statistics can be made depending on the nutritional formats of the food in the patients' food records. </w:delText>
        </w:r>
        <w:commentRangeStart w:id="30"/>
        <w:r w:rsidRPr="00E12CC7" w:rsidDel="009A7A6D">
          <w:delText>Representing the food data of each food from XML to interpret the different fields of each food.</w:delText>
        </w:r>
        <w:commentRangeEnd w:id="30"/>
        <w:r w:rsidR="00F20731" w:rsidDel="009A7A6D">
          <w:rPr>
            <w:rStyle w:val="Refdecomentario"/>
            <w:rFonts w:ascii="Times New Roman" w:hAnsi="Times New Roman"/>
            <w:snapToGrid/>
            <w:lang w:bidi="ar-SA"/>
          </w:rPr>
          <w:commentReference w:id="30"/>
        </w:r>
      </w:del>
    </w:p>
    <w:p w14:paraId="20AD73DA" w14:textId="5289EA5B" w:rsidR="00587BA9" w:rsidDel="009A7A6D" w:rsidRDefault="00587BA9" w:rsidP="00E12CC7">
      <w:pPr>
        <w:pStyle w:val="MDPI38bullet"/>
        <w:rPr>
          <w:del w:id="31" w:author="Zoraida Callejas" w:date="2017-11-24T19:12:00Z"/>
        </w:rPr>
      </w:pPr>
      <w:del w:id="32" w:author="Zoraida Callejas" w:date="2017-11-24T19:12:00Z">
        <w:r w:rsidRPr="002A7A6F" w:rsidDel="009A7A6D">
          <w:delText>System data synchronization</w:delText>
        </w:r>
        <w:r w:rsidDel="009A7A6D">
          <w:delText>,</w:delText>
        </w:r>
        <w:r w:rsidRPr="00587BA9" w:rsidDel="009A7A6D">
          <w:delText xml:space="preserve"> </w:delText>
        </w:r>
        <w:r w:rsidDel="009A7A6D">
          <w:delText>i</w:delText>
        </w:r>
        <w:r w:rsidRPr="00AD30CE" w:rsidDel="009A7A6D">
          <w:delText xml:space="preserve">n the case of the mobile platform, it will synchronize the food from the cloud when the date of modification of any of the foods is newer than the one stored in its internal database. </w:delText>
        </w:r>
        <w:commentRangeStart w:id="33"/>
        <w:r w:rsidRPr="00AD30CE" w:rsidDel="009A7A6D">
          <w:delText xml:space="preserve">In the case of the goals, it </w:delText>
        </w:r>
        <w:commentRangeEnd w:id="33"/>
        <w:r w:rsidR="00F20731" w:rsidDel="009A7A6D">
          <w:rPr>
            <w:rStyle w:val="Refdecomentario"/>
            <w:rFonts w:ascii="Times New Roman" w:hAnsi="Times New Roman"/>
            <w:snapToGrid/>
            <w:lang w:bidi="ar-SA"/>
          </w:rPr>
          <w:commentReference w:id="33"/>
        </w:r>
        <w:r w:rsidRPr="00AD30CE" w:rsidDel="009A7A6D">
          <w:delText xml:space="preserve">will download the information of these when it has something new, that is to say, when a new goal has been introduced in the system and hasn't synchronized yet. Finally, in the case of food </w:delText>
        </w:r>
        <w:r w:rsidRPr="00AD30CE" w:rsidDel="009A7A6D">
          <w:lastRenderedPageBreak/>
          <w:delText>records, those records that do not exist in the local database will be downloaded when a record with a modification date / creation with a more recent date appears in the cloud, and in the same way, if the application mobile detects that the cloud has an earlier version than its database will u</w:delText>
        </w:r>
        <w:r w:rsidDel="009A7A6D">
          <w:delText>pload all new records.</w:delText>
        </w:r>
      </w:del>
    </w:p>
    <w:p w14:paraId="0254B9FF" w14:textId="2F8D6969" w:rsidR="00E12CC7" w:rsidDel="009A7A6D" w:rsidRDefault="00E12CC7" w:rsidP="00E12CC7">
      <w:pPr>
        <w:pStyle w:val="MDPI38bullet"/>
        <w:rPr>
          <w:ins w:id="34" w:author="nmedina" w:date="2017-11-24T10:01:00Z"/>
          <w:del w:id="35" w:author="Zoraida Callejas" w:date="2017-11-24T19:12:00Z"/>
        </w:rPr>
      </w:pPr>
      <w:del w:id="36" w:author="Zoraida Callejas" w:date="2017-11-24T19:12:00Z">
        <w:r w:rsidDel="009A7A6D">
          <w:delText xml:space="preserve">Multi-user, </w:delText>
        </w:r>
        <w:r w:rsidRPr="00E12CC7" w:rsidDel="009A7A6D">
          <w:delText>representing different profiles for administrators, nutritionists, patients and their caregivers. Each profile has permissions and privileges with which to perform one role or another in the system.</w:delText>
        </w:r>
      </w:del>
    </w:p>
    <w:p w14:paraId="0A46F3EA" w14:textId="0127D2BF" w:rsidR="00F20731" w:rsidDel="009A7A6D" w:rsidRDefault="00F20731" w:rsidP="00F20731">
      <w:pPr>
        <w:pStyle w:val="MDPI38bullet"/>
        <w:rPr>
          <w:del w:id="37" w:author="Zoraida Callejas" w:date="2017-11-24T19:12:00Z"/>
        </w:rPr>
      </w:pPr>
      <w:moveToRangeStart w:id="38" w:author="nmedina" w:date="2017-11-24T10:01:00Z" w:name="move499281004"/>
      <w:commentRangeStart w:id="39"/>
      <w:moveTo w:id="40" w:author="nmedina" w:date="2017-11-24T10:01:00Z">
        <w:del w:id="41" w:author="Zoraida Callejas" w:date="2017-11-24T19:12:00Z">
          <w:r w:rsidRPr="009353D6" w:rsidDel="009A7A6D">
            <w:delText>Accessible for different user profiles. Specially designed to reduce the number of interactions during the use of the mobile application.</w:delText>
          </w:r>
        </w:del>
      </w:moveTo>
      <w:commentRangeEnd w:id="39"/>
      <w:del w:id="42" w:author="Zoraida Callejas" w:date="2017-11-24T19:12:00Z">
        <w:r w:rsidDel="009A7A6D">
          <w:rPr>
            <w:rStyle w:val="Refdecomentario"/>
            <w:rFonts w:ascii="Times New Roman" w:hAnsi="Times New Roman"/>
            <w:snapToGrid/>
            <w:lang w:bidi="ar-SA"/>
          </w:rPr>
          <w:commentReference w:id="39"/>
        </w:r>
      </w:del>
    </w:p>
    <w:moveToRangeEnd w:id="38"/>
    <w:p w14:paraId="6E5BB50A" w14:textId="6FCCA7F3" w:rsidR="00F20731" w:rsidDel="009A7A6D" w:rsidRDefault="00F20731" w:rsidP="00E12CC7">
      <w:pPr>
        <w:pStyle w:val="MDPI38bullet"/>
        <w:rPr>
          <w:del w:id="43" w:author="Zoraida Callejas" w:date="2017-11-24T19:12:00Z"/>
        </w:rPr>
      </w:pPr>
    </w:p>
    <w:p w14:paraId="1AD2AD72" w14:textId="26F57FE6" w:rsidR="00E12CC7" w:rsidDel="009A7A6D" w:rsidRDefault="009353D6" w:rsidP="009353D6">
      <w:pPr>
        <w:pStyle w:val="MDPI38bullet"/>
        <w:rPr>
          <w:del w:id="44" w:author="Zoraida Callejas" w:date="2017-11-24T19:12:00Z"/>
        </w:rPr>
      </w:pPr>
      <w:commentRangeStart w:id="45"/>
      <w:del w:id="46" w:author="Zoraida Callejas" w:date="2017-11-24T19:12:00Z">
        <w:r w:rsidDel="009A7A6D">
          <w:delText xml:space="preserve">Interoperable </w:delText>
        </w:r>
        <w:r w:rsidRPr="009353D6" w:rsidDel="009A7A6D">
          <w:delText>system, communicating in real time the information between the three different modules of the platform.</w:delText>
        </w:r>
        <w:commentRangeEnd w:id="45"/>
        <w:r w:rsidR="00F20731" w:rsidDel="009A7A6D">
          <w:rPr>
            <w:rStyle w:val="Refdecomentario"/>
            <w:rFonts w:ascii="Times New Roman" w:hAnsi="Times New Roman"/>
            <w:snapToGrid/>
            <w:lang w:bidi="ar-SA"/>
          </w:rPr>
          <w:commentReference w:id="45"/>
        </w:r>
      </w:del>
    </w:p>
    <w:p w14:paraId="04010068" w14:textId="5E7BE0A3" w:rsidR="009353D6" w:rsidDel="009A7A6D" w:rsidRDefault="009353D6" w:rsidP="009353D6">
      <w:pPr>
        <w:pStyle w:val="MDPI38bullet"/>
        <w:rPr>
          <w:del w:id="47" w:author="Zoraida Callejas" w:date="2017-11-24T19:12:00Z"/>
        </w:rPr>
      </w:pPr>
      <w:moveFromRangeStart w:id="48" w:author="nmedina" w:date="2017-11-24T10:01:00Z" w:name="move499281004"/>
      <w:moveFrom w:id="49" w:author="nmedina" w:date="2017-11-24T10:01:00Z">
        <w:del w:id="50" w:author="Zoraida Callejas" w:date="2017-11-24T19:12:00Z">
          <w:r w:rsidRPr="009353D6" w:rsidDel="009A7A6D">
            <w:delText>Accessible for different user profiles. Specially designed to reduce the number of interactions during the use of the mobile application.</w:delText>
          </w:r>
        </w:del>
      </w:moveFrom>
    </w:p>
    <w:moveFromRangeEnd w:id="48"/>
    <w:p w14:paraId="01BD2B3B" w14:textId="438A3879" w:rsidR="009353D6" w:rsidDel="009A7A6D" w:rsidRDefault="009353D6" w:rsidP="009353D6">
      <w:pPr>
        <w:pStyle w:val="MDPI38bullet"/>
        <w:rPr>
          <w:del w:id="51" w:author="Zoraida Callejas" w:date="2017-11-24T19:12:00Z"/>
        </w:rPr>
      </w:pPr>
      <w:del w:id="52" w:author="Zoraida Callejas" w:date="2017-11-24T19:12:00Z">
        <w:r w:rsidRPr="009353D6" w:rsidDel="009A7A6D">
          <w:delText>Immediate availability, availability of use in any environment with or without internet connection, registering the data in local databases and making synchronizations possible.</w:delText>
        </w:r>
      </w:del>
    </w:p>
    <w:p w14:paraId="601323A8" w14:textId="77777777" w:rsidR="009353D6" w:rsidDel="00FB50EA" w:rsidRDefault="009353D6" w:rsidP="009353D6">
      <w:pPr>
        <w:pStyle w:val="MDPI38bullet"/>
        <w:numPr>
          <w:ilvl w:val="0"/>
          <w:numId w:val="0"/>
        </w:numPr>
        <w:rPr>
          <w:del w:id="53" w:author="Zoraida Callejas" w:date="2017-11-24T19:08:00Z"/>
        </w:rPr>
      </w:pPr>
    </w:p>
    <w:p w14:paraId="1B171403" w14:textId="77777777" w:rsidR="00E12CC7" w:rsidDel="00FB50EA" w:rsidRDefault="00E12CC7" w:rsidP="00C65DEC">
      <w:pPr>
        <w:pStyle w:val="MDPI31text"/>
        <w:rPr>
          <w:del w:id="54" w:author="Zoraida Callejas" w:date="2017-11-24T19:08:00Z"/>
        </w:rPr>
      </w:pPr>
    </w:p>
    <w:p w14:paraId="3D2D3BF3" w14:textId="77777777" w:rsidR="00E12CC7" w:rsidDel="00FB50EA" w:rsidRDefault="00E12CC7" w:rsidP="00C65DEC">
      <w:pPr>
        <w:pStyle w:val="MDPI31text"/>
        <w:rPr>
          <w:del w:id="55" w:author="Zoraida Callejas" w:date="2017-11-24T19:08:00Z"/>
        </w:rPr>
      </w:pPr>
    </w:p>
    <w:p w14:paraId="5BFF6FBA" w14:textId="28A55D2A" w:rsidR="00D134F6" w:rsidDel="009A7A6D" w:rsidRDefault="00D134F6">
      <w:pPr>
        <w:pStyle w:val="MDPI31text"/>
        <w:ind w:firstLine="0"/>
        <w:rPr>
          <w:del w:id="56" w:author="Zoraida Callejas" w:date="2017-11-24T19:12:00Z"/>
        </w:rPr>
        <w:pPrChange w:id="57" w:author="Zoraida Callejas" w:date="2017-11-24T19:08:00Z">
          <w:pPr>
            <w:pStyle w:val="MDPI31text"/>
          </w:pPr>
        </w:pPrChange>
      </w:pPr>
    </w:p>
    <w:p w14:paraId="3620CDEE" w14:textId="0572545E" w:rsidR="006C6C0C" w:rsidRPr="00E45885" w:rsidRDefault="005D1410" w:rsidP="00BC6712">
      <w:pPr>
        <w:pStyle w:val="MDPI22heading2"/>
        <w:rPr>
          <w:b/>
          <w:i w:val="0"/>
          <w:noProof w:val="0"/>
        </w:rPr>
      </w:pPr>
      <w:r w:rsidRPr="00E45885">
        <w:rPr>
          <w:b/>
          <w:i w:val="0"/>
          <w:noProof w:val="0"/>
        </w:rPr>
        <w:t>3</w:t>
      </w:r>
      <w:r w:rsidR="004377BA" w:rsidRPr="00E45885">
        <w:rPr>
          <w:b/>
          <w:i w:val="0"/>
          <w:noProof w:val="0"/>
        </w:rPr>
        <w:t>.</w:t>
      </w:r>
      <w:r w:rsidR="009A7A6D" w:rsidRPr="009A7A6D">
        <w:rPr>
          <w:b/>
          <w:i w:val="0"/>
          <w:noProof w:val="0"/>
        </w:rPr>
        <w:t>1</w:t>
      </w:r>
      <w:r w:rsidR="004377BA" w:rsidRPr="00E45885">
        <w:rPr>
          <w:b/>
          <w:i w:val="0"/>
          <w:noProof w:val="0"/>
        </w:rPr>
        <w:t>. Architecture</w:t>
      </w:r>
    </w:p>
    <w:p w14:paraId="4E7B506E" w14:textId="3D2D4C75" w:rsidR="000412A8" w:rsidRDefault="000412A8" w:rsidP="00BC34EA">
      <w:pPr>
        <w:pStyle w:val="MDPI31text"/>
      </w:pPr>
      <w:r>
        <w:t>The Food4Living architecture is based on the main elements of</w:t>
      </w:r>
      <w:r w:rsidR="009A7A6D">
        <w:t xml:space="preserve"> </w:t>
      </w:r>
      <w:r>
        <w:t>semantic recommender systems</w:t>
      </w:r>
      <w:r w:rsidR="009A7A6D">
        <w:t>:</w:t>
      </w:r>
    </w:p>
    <w:p w14:paraId="28CAFF41" w14:textId="796477A5" w:rsidR="000412A8" w:rsidRDefault="000412A8" w:rsidP="000412A8">
      <w:pPr>
        <w:pStyle w:val="MDPI38bullet"/>
        <w:numPr>
          <w:ilvl w:val="0"/>
          <w:numId w:val="0"/>
        </w:numPr>
      </w:pPr>
      <w:r>
        <w:t xml:space="preserve">Knowledge </w:t>
      </w:r>
      <w:r w:rsidR="00F20731">
        <w:t>b</w:t>
      </w:r>
      <w:r>
        <w:t xml:space="preserve">ase: </w:t>
      </w:r>
      <w:r w:rsidRPr="000412A8">
        <w:t>The knowledge base includes the nutritional databases necessary for the operation of the platform</w:t>
      </w:r>
      <w:r w:rsidR="00F20731">
        <w:t>,</w:t>
      </w:r>
      <w:r w:rsidRPr="000412A8">
        <w:t xml:space="preserve"> which include the food of the system and its nutritional information, and other information such as the information of the users of the platform. They also include information to carry out the work statistics of the nutritionists, such as the tables of recommended daily amounts.</w:t>
      </w:r>
      <w:r w:rsidR="00E45885">
        <w:t xml:space="preserve"> </w:t>
      </w:r>
      <w:r w:rsidRPr="000412A8">
        <w:t xml:space="preserve">The different modules of the platform collected in groups that interoperate between them to perform the different functionalities of the system according to the </w:t>
      </w:r>
      <w:r w:rsidR="00650C7C">
        <w:t>pattern</w:t>
      </w:r>
      <w:r w:rsidR="00650C7C" w:rsidRPr="000412A8">
        <w:t xml:space="preserve"> </w:t>
      </w:r>
      <w:r w:rsidR="00650C7C">
        <w:t>“m</w:t>
      </w:r>
      <w:r w:rsidRPr="000412A8">
        <w:t xml:space="preserve">odel </w:t>
      </w:r>
      <w:r w:rsidR="00650C7C">
        <w:t>v</w:t>
      </w:r>
      <w:r w:rsidRPr="000412A8">
        <w:t xml:space="preserve">iew </w:t>
      </w:r>
      <w:r w:rsidR="00650C7C">
        <w:t>c</w:t>
      </w:r>
      <w:r w:rsidRPr="000412A8">
        <w:t>ontroller</w:t>
      </w:r>
      <w:r w:rsidR="00650C7C">
        <w:t>”</w:t>
      </w:r>
      <w:r w:rsidR="00587BA9">
        <w:t xml:space="preserve"> [</w:t>
      </w:r>
      <w:r w:rsidR="00587BA9" w:rsidRPr="00587BA9">
        <w:rPr>
          <w:color w:val="0000FF"/>
        </w:rPr>
        <w:t>14</w:t>
      </w:r>
      <w:r w:rsidR="00587BA9">
        <w:t>]</w:t>
      </w:r>
      <w:r w:rsidRPr="000412A8">
        <w:t>.</w:t>
      </w:r>
    </w:p>
    <w:p w14:paraId="55B36FC1" w14:textId="24379331" w:rsidR="000412A8" w:rsidRDefault="00177D11" w:rsidP="000412A8">
      <w:pPr>
        <w:pStyle w:val="MDPI31text"/>
        <w:ind w:firstLine="0"/>
      </w:pPr>
      <w:r>
        <w:lastRenderedPageBreak/>
        <w:pict w14:anchorId="53E7C6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312pt">
            <v:imagedata r:id="rId11" o:title="general"/>
          </v:shape>
        </w:pict>
      </w:r>
      <w:r w:rsidR="0093438B">
        <w:rPr>
          <w:rStyle w:val="Refdecomentario"/>
          <w:rFonts w:ascii="Times New Roman" w:hAnsi="Times New Roman"/>
          <w:snapToGrid/>
          <w:lang w:bidi="ar-SA"/>
        </w:rPr>
        <w:commentReference w:id="58"/>
      </w:r>
      <w:r w:rsidR="00F966FB">
        <w:rPr>
          <w:rStyle w:val="Refdecomentario"/>
          <w:rFonts w:ascii="Times New Roman" w:hAnsi="Times New Roman"/>
          <w:snapToGrid/>
          <w:lang w:bidi="ar-SA"/>
        </w:rPr>
        <w:commentReference w:id="59"/>
      </w:r>
      <w:r w:rsidR="00F966FB">
        <w:rPr>
          <w:rStyle w:val="Refdecomentario"/>
          <w:rFonts w:ascii="Times New Roman" w:hAnsi="Times New Roman"/>
          <w:snapToGrid/>
          <w:lang w:bidi="ar-SA"/>
        </w:rPr>
        <w:commentReference w:id="60"/>
      </w:r>
      <w:r w:rsidR="00BA02C4">
        <w:rPr>
          <w:rStyle w:val="Refdecomentario"/>
          <w:rFonts w:ascii="Times New Roman" w:hAnsi="Times New Roman"/>
          <w:snapToGrid/>
          <w:lang w:bidi="ar-SA"/>
        </w:rPr>
        <w:commentReference w:id="61"/>
      </w:r>
      <w:r w:rsidR="00187902">
        <w:rPr>
          <w:rStyle w:val="Refdecomentario"/>
          <w:rFonts w:ascii="Times New Roman" w:hAnsi="Times New Roman"/>
          <w:snapToGrid/>
          <w:lang w:bidi="ar-SA"/>
        </w:rPr>
        <w:commentReference w:id="62"/>
      </w:r>
    </w:p>
    <w:p w14:paraId="088D320B" w14:textId="6644D0FA" w:rsidR="000412A8" w:rsidRDefault="000412A8" w:rsidP="000412A8">
      <w:pPr>
        <w:pStyle w:val="MDPI51figurecaption"/>
        <w:ind w:left="0"/>
        <w:jc w:val="center"/>
      </w:pPr>
      <w:r w:rsidRPr="005D3C7D">
        <w:rPr>
          <w:b/>
        </w:rPr>
        <w:t xml:space="preserve">Figure </w:t>
      </w:r>
      <w:r w:rsidR="00C80150">
        <w:rPr>
          <w:b/>
        </w:rPr>
        <w:t>2</w:t>
      </w:r>
      <w:r w:rsidRPr="005D3C7D">
        <w:rPr>
          <w:b/>
        </w:rPr>
        <w:t>.</w:t>
      </w:r>
      <w:r w:rsidRPr="005D3C7D">
        <w:t xml:space="preserve"> </w:t>
      </w:r>
      <w:commentRangeStart w:id="63"/>
      <w:commentRangeStart w:id="64"/>
      <w:r w:rsidR="00E45885">
        <w:t>Architecture</w:t>
      </w:r>
      <w:r w:rsidR="00E45885" w:rsidRPr="005D3C7D">
        <w:t xml:space="preserve"> </w:t>
      </w:r>
      <w:r w:rsidRPr="005D3C7D">
        <w:t xml:space="preserve">scheme </w:t>
      </w:r>
      <w:commentRangeEnd w:id="63"/>
      <w:r w:rsidR="00F20731">
        <w:rPr>
          <w:rStyle w:val="Refdecomentario"/>
          <w:rFonts w:ascii="Times New Roman" w:hAnsi="Times New Roman"/>
          <w:lang w:bidi="ar-SA"/>
        </w:rPr>
        <w:commentReference w:id="63"/>
      </w:r>
      <w:commentRangeEnd w:id="64"/>
      <w:r w:rsidR="009A7A6D">
        <w:rPr>
          <w:rStyle w:val="Refdecomentario"/>
          <w:rFonts w:ascii="Times New Roman" w:hAnsi="Times New Roman"/>
          <w:lang w:bidi="ar-SA"/>
        </w:rPr>
        <w:commentReference w:id="64"/>
      </w:r>
      <w:r w:rsidRPr="005D3C7D">
        <w:t>of the system.</w:t>
      </w:r>
    </w:p>
    <w:p w14:paraId="7DF4600E" w14:textId="77777777" w:rsidR="000412A8" w:rsidRDefault="000412A8" w:rsidP="000412A8">
      <w:pPr>
        <w:pStyle w:val="MDPI31text"/>
        <w:ind w:firstLine="0"/>
      </w:pPr>
    </w:p>
    <w:p w14:paraId="62F5A6DB" w14:textId="77777777" w:rsidR="00BA02C4" w:rsidRDefault="00651416" w:rsidP="00BC34EA">
      <w:pPr>
        <w:pStyle w:val="MDPI31text"/>
        <w:rPr>
          <w:ins w:id="65" w:author="Zoraida Callejas" w:date="2017-11-24T21:09:00Z"/>
        </w:rPr>
      </w:pPr>
      <w:r w:rsidRPr="00651416">
        <w:t xml:space="preserve">The architecture of the system is based on </w:t>
      </w:r>
      <w:commentRangeStart w:id="66"/>
      <w:commentRangeStart w:id="67"/>
      <w:r w:rsidRPr="00651416">
        <w:t xml:space="preserve">three parts </w:t>
      </w:r>
      <w:commentRangeEnd w:id="66"/>
      <w:r w:rsidR="00F20731">
        <w:rPr>
          <w:rStyle w:val="Refdecomentario"/>
          <w:rFonts w:ascii="Times New Roman" w:hAnsi="Times New Roman"/>
          <w:snapToGrid/>
          <w:lang w:bidi="ar-SA"/>
        </w:rPr>
        <w:commentReference w:id="66"/>
      </w:r>
      <w:commentRangeEnd w:id="67"/>
      <w:r w:rsidR="008671D5">
        <w:rPr>
          <w:rStyle w:val="Refdecomentario"/>
          <w:rFonts w:ascii="Times New Roman" w:hAnsi="Times New Roman"/>
          <w:snapToGrid/>
          <w:lang w:bidi="ar-SA"/>
        </w:rPr>
        <w:commentReference w:id="67"/>
      </w:r>
      <w:r w:rsidR="005E0BDB">
        <w:t xml:space="preserve">(Figure </w:t>
      </w:r>
      <w:r w:rsidR="000A22B6" w:rsidRPr="00587BA9">
        <w:rPr>
          <w:color w:val="0000FF"/>
        </w:rPr>
        <w:t>2</w:t>
      </w:r>
      <w:r w:rsidR="005E0BDB">
        <w:t>)</w:t>
      </w:r>
      <w:r w:rsidR="00C80150">
        <w:t>.</w:t>
      </w:r>
      <w:r w:rsidRPr="00651416">
        <w:t xml:space="preserve"> </w:t>
      </w:r>
      <w:r w:rsidR="000A22B6">
        <w:t xml:space="preserve">These parts are </w:t>
      </w:r>
      <w:r w:rsidRPr="00651416">
        <w:t>connected through the cloud</w:t>
      </w:r>
      <w:r w:rsidR="000412A8">
        <w:t xml:space="preserve"> (</w:t>
      </w:r>
      <w:r w:rsidR="000412A8" w:rsidRPr="00C80150">
        <w:rPr>
          <w:b/>
        </w:rPr>
        <w:t>API REST</w:t>
      </w:r>
      <w:r w:rsidR="000412A8">
        <w:t>)</w:t>
      </w:r>
      <w:r w:rsidRPr="00651416">
        <w:t>, which synchronizes the records of each user, downloading and uploading the data of the mobile applications of the monitored users</w:t>
      </w:r>
      <w:r w:rsidR="000412A8">
        <w:t xml:space="preserve"> (</w:t>
      </w:r>
      <w:r w:rsidR="000412A8" w:rsidRPr="00C80150">
        <w:rPr>
          <w:b/>
        </w:rPr>
        <w:t>Sync module</w:t>
      </w:r>
      <w:r w:rsidR="000412A8">
        <w:t>)</w:t>
      </w:r>
      <w:r w:rsidRPr="00651416">
        <w:t xml:space="preserve"> automatically following a system of verification </w:t>
      </w:r>
      <w:ins w:id="68" w:author="Zoraida Callejas" w:date="2017-11-24T21:09:00Z">
        <w:r w:rsidR="00BA02C4">
          <w:t xml:space="preserve">of the </w:t>
        </w:r>
      </w:ins>
      <w:r w:rsidRPr="00651416">
        <w:t>record creation dates, keeping the newer versions on the cloud server</w:t>
      </w:r>
      <w:r w:rsidR="000412A8">
        <w:t xml:space="preserve"> (</w:t>
      </w:r>
      <w:r w:rsidR="000412A8" w:rsidRPr="00C80150">
        <w:rPr>
          <w:b/>
        </w:rPr>
        <w:t>Cloud database through the API REST</w:t>
      </w:r>
      <w:r w:rsidR="000412A8">
        <w:t>)</w:t>
      </w:r>
      <w:r w:rsidRPr="00651416">
        <w:t xml:space="preserve">. The mobile application used by users registers offline in a </w:t>
      </w:r>
      <w:r w:rsidR="00AD7080">
        <w:t>SQLITE</w:t>
      </w:r>
      <w:r w:rsidRPr="00651416">
        <w:t xml:space="preserve"> database managed by ORM Sugar, and periodically synchronizes the new nutritional records with the cloud server through HTTP requests using the framework Retrofit2</w:t>
      </w:r>
      <w:r w:rsidR="000412A8">
        <w:t xml:space="preserve"> (</w:t>
      </w:r>
      <w:r w:rsidR="000412A8" w:rsidRPr="00C80150">
        <w:rPr>
          <w:b/>
        </w:rPr>
        <w:t>Sync module</w:t>
      </w:r>
      <w:r w:rsidR="000412A8">
        <w:t>)</w:t>
      </w:r>
      <w:r w:rsidRPr="00651416">
        <w:t>, updating the new records on the server, or downloading the records entered by the nutritionist through the web administration panel</w:t>
      </w:r>
      <w:r w:rsidR="000412A8">
        <w:t xml:space="preserve"> (</w:t>
      </w:r>
      <w:r w:rsidR="000412A8" w:rsidRPr="00C80150">
        <w:rPr>
          <w:b/>
        </w:rPr>
        <w:t>Nutritionist UI</w:t>
      </w:r>
      <w:r w:rsidR="000412A8">
        <w:t>)</w:t>
      </w:r>
      <w:r w:rsidRPr="00651416">
        <w:t xml:space="preserve">. </w:t>
      </w:r>
    </w:p>
    <w:p w14:paraId="0399C5B3" w14:textId="571D7E89" w:rsidR="00BA02C4" w:rsidDel="00BA02C4" w:rsidRDefault="00BA02C4" w:rsidP="00BA02C4">
      <w:pPr>
        <w:pStyle w:val="MDPI31text"/>
        <w:rPr>
          <w:del w:id="69" w:author="Zoraida Callejas" w:date="2017-11-24T21:09:00Z"/>
        </w:rPr>
      </w:pPr>
      <w:moveToRangeStart w:id="70" w:author="Zoraida Callejas" w:date="2017-11-24T21:09:00Z" w:name="move373177116"/>
      <w:moveTo w:id="71" w:author="Zoraida Callejas" w:date="2017-11-24T21:09:00Z">
        <w:r>
          <w:t>The synchronization module (</w:t>
        </w:r>
        <w:r w:rsidRPr="009814AA">
          <w:rPr>
            <w:b/>
          </w:rPr>
          <w:t>Sync module</w:t>
        </w:r>
        <w:r>
          <w:t>) acts as a bridge between the database of the mobile application and the cloud server, synchronizing the different data of the application (food registers, food and goals).</w:t>
        </w:r>
      </w:moveTo>
      <w:ins w:id="72" w:author="Zoraida Callejas" w:date="2017-11-24T21:09:00Z">
        <w:r>
          <w:t xml:space="preserve"> </w:t>
        </w:r>
      </w:ins>
    </w:p>
    <w:moveToRangeEnd w:id="70"/>
    <w:p w14:paraId="705949FC" w14:textId="050EFA27" w:rsidR="00BC34EA" w:rsidRDefault="00651416" w:rsidP="00BA02C4">
      <w:pPr>
        <w:pStyle w:val="MDPI31text"/>
      </w:pPr>
      <w:r w:rsidRPr="00651416">
        <w:t>Additionally, during this synchronization, the new nutritional goals established by the nutritionists will be downloaded for that particular day.</w:t>
      </w:r>
      <w:r w:rsidR="000A237F" w:rsidRPr="000A237F">
        <w:t xml:space="preserve"> </w:t>
      </w:r>
      <w:r w:rsidR="000A237F">
        <w:t xml:space="preserve"> </w:t>
      </w:r>
    </w:p>
    <w:p w14:paraId="44962025" w14:textId="142A7904" w:rsidR="009814AA" w:rsidRDefault="009814AA" w:rsidP="00BA02C4">
      <w:pPr>
        <w:pStyle w:val="MDPI31text"/>
      </w:pPr>
      <w:r>
        <w:t xml:space="preserve">The </w:t>
      </w:r>
      <w:commentRangeStart w:id="73"/>
      <w:ins w:id="74" w:author="Angel Ruiz" w:date="2017-11-25T17:42:00Z">
        <w:r w:rsidR="0093438B">
          <w:t xml:space="preserve">graphic </w:t>
        </w:r>
      </w:ins>
      <w:r>
        <w:t>user interfaces (</w:t>
      </w:r>
      <w:ins w:id="75" w:author="Angel Ruiz" w:date="2017-11-25T17:42:00Z">
        <w:r w:rsidR="0093438B">
          <w:t>G</w:t>
        </w:r>
      </w:ins>
      <w:commentRangeStart w:id="76"/>
      <w:r w:rsidRPr="00650C7C">
        <w:rPr>
          <w:b/>
        </w:rPr>
        <w:t>UI</w:t>
      </w:r>
      <w:commentRangeEnd w:id="76"/>
      <w:r w:rsidR="0093438B">
        <w:rPr>
          <w:rStyle w:val="Refdecomentario"/>
          <w:rFonts w:ascii="Times New Roman" w:hAnsi="Times New Roman"/>
          <w:snapToGrid/>
          <w:lang w:bidi="ar-SA"/>
        </w:rPr>
        <w:commentReference w:id="76"/>
      </w:r>
      <w:r>
        <w:t xml:space="preserve">) </w:t>
      </w:r>
      <w:commentRangeEnd w:id="73"/>
      <w:r w:rsidR="0093438B">
        <w:rPr>
          <w:rStyle w:val="Refdecomentario"/>
          <w:rFonts w:ascii="Times New Roman" w:hAnsi="Times New Roman"/>
          <w:snapToGrid/>
          <w:lang w:bidi="ar-SA"/>
        </w:rPr>
        <w:commentReference w:id="73"/>
      </w:r>
      <w:r>
        <w:t xml:space="preserve">are responsible for showing the data to users and nutritionists, isolating the transformation and adaptation of the data. </w:t>
      </w:r>
      <w:del w:id="77" w:author="Zoraida Callejas" w:date="2017-11-24T21:10:00Z">
        <w:r w:rsidDel="00BA02C4">
          <w:delText>In t</w:delText>
        </w:r>
      </w:del>
      <w:ins w:id="78" w:author="Zoraida Callejas" w:date="2017-11-24T21:10:00Z">
        <w:r w:rsidR="00BA02C4">
          <w:t xml:space="preserve">The UIs of the users’ </w:t>
        </w:r>
      </w:ins>
      <w:del w:id="79" w:author="Zoraida Callejas" w:date="2017-11-24T21:10:00Z">
        <w:r w:rsidDel="00BA02C4">
          <w:delText xml:space="preserve">he </w:delText>
        </w:r>
      </w:del>
      <w:r>
        <w:t xml:space="preserve">mobile </w:t>
      </w:r>
      <w:del w:id="80" w:author="Angel Ruiz" w:date="2017-11-25T17:41:00Z">
        <w:r w:rsidDel="0093438B">
          <w:delText>application</w:delText>
        </w:r>
      </w:del>
      <w:ins w:id="81" w:author="nmedina" w:date="2017-11-24T10:04:00Z">
        <w:del w:id="82" w:author="Angel Ruiz" w:date="2017-11-25T17:41:00Z">
          <w:r w:rsidR="00F20731" w:rsidDel="0093438B">
            <w:delText>,</w:delText>
          </w:r>
        </w:del>
      </w:ins>
      <w:del w:id="83" w:author="Angel Ruiz" w:date="2017-11-25T17:41:00Z">
        <w:r w:rsidDel="0093438B">
          <w:delText xml:space="preserve"> all the screens of the application are included and in</w:delText>
        </w:r>
      </w:del>
      <w:ins w:id="84" w:author="Zoraida Callejas" w:date="2017-11-24T21:10:00Z">
        <w:del w:id="85" w:author="Angel Ruiz" w:date="2017-11-25T17:41:00Z">
          <w:r w:rsidR="00BA02C4" w:rsidDel="0093438B">
            <w:delText>and</w:delText>
          </w:r>
        </w:del>
      </w:ins>
      <w:ins w:id="86" w:author="Angel Ruiz" w:date="2017-11-25T17:41:00Z">
        <w:r w:rsidR="0093438B">
          <w:t>application and</w:t>
        </w:r>
      </w:ins>
      <w:ins w:id="87" w:author="Zoraida Callejas" w:date="2017-11-24T21:10:00Z">
        <w:r w:rsidR="00BA02C4">
          <w:t xml:space="preserve"> all the screens of the </w:t>
        </w:r>
      </w:ins>
      <w:del w:id="88" w:author="Zoraida Callejas" w:date="2017-11-24T21:10:00Z">
        <w:r w:rsidDel="00BA02C4">
          <w:delText xml:space="preserve"> the panel of </w:delText>
        </w:r>
      </w:del>
      <w:r>
        <w:t xml:space="preserve">nutritionists </w:t>
      </w:r>
      <w:ins w:id="89" w:author="Zoraida Callejas" w:date="2017-11-24T21:10:00Z">
        <w:r w:rsidR="00BA02C4">
          <w:t>panel are included in this component.</w:t>
        </w:r>
      </w:ins>
      <w:ins w:id="90" w:author="Zoraida Callejas" w:date="2017-11-24T21:12:00Z">
        <w:r w:rsidR="00713FE1">
          <w:t xml:space="preserve"> This makes Food4Living highly customizable as it allows a wide variety of user and expert applications with different UIs.</w:t>
        </w:r>
      </w:ins>
      <w:del w:id="91" w:author="Zoraida Callejas" w:date="2017-11-24T21:11:00Z">
        <w:r w:rsidDel="00BA02C4">
          <w:delText>all the views of the panels are included.</w:delText>
        </w:r>
      </w:del>
    </w:p>
    <w:p w14:paraId="4B85B5E1" w14:textId="127C0993" w:rsidR="004F740E" w:rsidDel="00BA02C4" w:rsidRDefault="00B825E7" w:rsidP="009814AA">
      <w:pPr>
        <w:pStyle w:val="MDPI31text"/>
      </w:pPr>
      <w:ins w:id="92" w:author="Zoraida Callejas" w:date="2017-11-24T21:13:00Z">
        <w:r>
          <w:t xml:space="preserve">This is achieved with the highly modular architecture proposed. </w:t>
        </w:r>
      </w:ins>
      <w:moveFromRangeStart w:id="93" w:author="Zoraida Callejas" w:date="2017-11-24T21:09:00Z" w:name="move373177116"/>
      <w:moveFrom w:id="94" w:author="Zoraida Callejas" w:date="2017-11-24T21:09:00Z">
        <w:r w:rsidR="009814AA" w:rsidDel="00BA02C4">
          <w:t>The synchronization module (</w:t>
        </w:r>
        <w:r w:rsidR="009814AA" w:rsidRPr="009814AA" w:rsidDel="00BA02C4">
          <w:rPr>
            <w:b/>
          </w:rPr>
          <w:t>Sync module</w:t>
        </w:r>
        <w:r w:rsidR="009814AA" w:rsidDel="00BA02C4">
          <w:t>) acts as a bridge between the database of the mobile application and the cloud server, synchronizing the different data of the application (food registers, food and goals).</w:t>
        </w:r>
      </w:moveFrom>
    </w:p>
    <w:moveFromRangeEnd w:id="93"/>
    <w:p w14:paraId="23652089" w14:textId="4900821F" w:rsidR="009814AA" w:rsidDel="00713FE1" w:rsidRDefault="009814AA" w:rsidP="009814AA">
      <w:pPr>
        <w:pStyle w:val="MDPI31text"/>
        <w:rPr>
          <w:del w:id="95" w:author="Zoraida Callejas" w:date="2017-11-24T21:13:00Z"/>
        </w:rPr>
      </w:pPr>
      <w:r>
        <w:t xml:space="preserve">The </w:t>
      </w:r>
      <w:r w:rsidRPr="009814AA">
        <w:rPr>
          <w:b/>
        </w:rPr>
        <w:t>REST API</w:t>
      </w:r>
      <w:r>
        <w:t xml:space="preserve"> module is responsible for providing the </w:t>
      </w:r>
      <w:commentRangeStart w:id="96"/>
      <w:r>
        <w:t xml:space="preserve">services and resources </w:t>
      </w:r>
      <w:commentRangeEnd w:id="96"/>
      <w:r w:rsidR="0093438B">
        <w:rPr>
          <w:rStyle w:val="Refdecomentario"/>
          <w:rFonts w:ascii="Times New Roman" w:hAnsi="Times New Roman"/>
          <w:snapToGrid/>
          <w:lang w:bidi="ar-SA"/>
        </w:rPr>
        <w:commentReference w:id="96"/>
      </w:r>
      <w:r>
        <w:t>of the cloud database for external requests, authenticating the requests with security tokens</w:t>
      </w:r>
      <w:ins w:id="97" w:author="Zoraida Callejas" w:date="2017-11-24T21:13:00Z">
        <w:r w:rsidR="00713FE1">
          <w:t>, while</w:t>
        </w:r>
      </w:ins>
      <w:del w:id="98" w:author="Zoraida Callejas" w:date="2017-11-24T21:13:00Z">
        <w:r w:rsidDel="00713FE1">
          <w:delText>.</w:delText>
        </w:r>
      </w:del>
      <w:ins w:id="99" w:author="Zoraida Callejas" w:date="2017-11-24T21:13:00Z">
        <w:r w:rsidR="00713FE1">
          <w:t xml:space="preserve"> the </w:t>
        </w:r>
      </w:ins>
    </w:p>
    <w:p w14:paraId="2C2AD305" w14:textId="77777777" w:rsidR="00B825E7" w:rsidRDefault="009814AA" w:rsidP="00713FE1">
      <w:pPr>
        <w:pStyle w:val="MDPI31text"/>
        <w:rPr>
          <w:ins w:id="100" w:author="Zoraida Callejas" w:date="2017-11-24T21:14:00Z"/>
        </w:rPr>
      </w:pPr>
      <w:del w:id="101" w:author="Zoraida Callejas" w:date="2017-11-24T21:13:00Z">
        <w:r w:rsidDel="00713FE1">
          <w:lastRenderedPageBreak/>
          <w:delText xml:space="preserve">And the </w:delText>
        </w:r>
      </w:del>
      <w:r>
        <w:t>controllers of the modules are responsible for adapting the information extracted from the databases or requests to execute the responses to the requests or to fill in the views of the user interfaces (</w:t>
      </w:r>
      <w:r>
        <w:rPr>
          <w:b/>
        </w:rPr>
        <w:t>UI</w:t>
      </w:r>
      <w:r>
        <w:t>).</w:t>
      </w:r>
      <w:ins w:id="102" w:author="Zoraida Callejas" w:date="2017-11-24T21:14:00Z">
        <w:r w:rsidR="00B825E7">
          <w:t xml:space="preserve"> </w:t>
        </w:r>
      </w:ins>
    </w:p>
    <w:p w14:paraId="5CDE61F7" w14:textId="61C3499C" w:rsidR="009814AA" w:rsidDel="00B825E7" w:rsidRDefault="009814AA" w:rsidP="00713FE1">
      <w:pPr>
        <w:pStyle w:val="MDPI31text"/>
        <w:rPr>
          <w:del w:id="103" w:author="Zoraida Callejas" w:date="2017-11-24T21:15:00Z"/>
        </w:rPr>
      </w:pPr>
    </w:p>
    <w:p w14:paraId="1A498F54" w14:textId="77777777" w:rsidR="00C80150" w:rsidRPr="004D2D8A" w:rsidRDefault="00C80150" w:rsidP="00BC34EA">
      <w:pPr>
        <w:pStyle w:val="MDPI31text"/>
      </w:pPr>
    </w:p>
    <w:p w14:paraId="2C7839C4" w14:textId="18BF433A" w:rsidR="003125AC" w:rsidRDefault="00196227" w:rsidP="003125AC">
      <w:pPr>
        <w:pStyle w:val="MDPI31text"/>
        <w:keepNext/>
        <w:ind w:firstLine="0"/>
        <w:jc w:val="center"/>
      </w:pPr>
      <w:commentRangeStart w:id="104"/>
      <w:r>
        <w:rPr>
          <w:noProof/>
          <w:lang w:val="es-ES_tradnl" w:eastAsia="es-ES_tradnl" w:bidi="ar-SA"/>
        </w:rPr>
        <w:drawing>
          <wp:inline distT="0" distB="0" distL="0" distR="0" wp14:anchorId="6002F455" wp14:editId="21B0DA9B">
            <wp:extent cx="3533775" cy="3038475"/>
            <wp:effectExtent l="0" t="0" r="0" b="0"/>
            <wp:docPr id="7" name="Imagen 2" descr="General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lSche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3775" cy="3038475"/>
                    </a:xfrm>
                    <a:prstGeom prst="rect">
                      <a:avLst/>
                    </a:prstGeom>
                    <a:noFill/>
                    <a:ln>
                      <a:noFill/>
                    </a:ln>
                  </pic:spPr>
                </pic:pic>
              </a:graphicData>
            </a:graphic>
          </wp:inline>
        </w:drawing>
      </w:r>
      <w:commentRangeEnd w:id="104"/>
      <w:r w:rsidR="00B825E7">
        <w:rPr>
          <w:rStyle w:val="Refdecomentario"/>
          <w:rFonts w:ascii="Times New Roman" w:hAnsi="Times New Roman"/>
          <w:snapToGrid/>
          <w:lang w:bidi="ar-SA"/>
        </w:rPr>
        <w:commentReference w:id="104"/>
      </w:r>
    </w:p>
    <w:p w14:paraId="63FF388C" w14:textId="18BF3CE5" w:rsidR="00825ADE" w:rsidRDefault="003125AC" w:rsidP="006C5DB6">
      <w:pPr>
        <w:pStyle w:val="MDPI51figurecaption"/>
        <w:ind w:left="0"/>
        <w:jc w:val="center"/>
      </w:pPr>
      <w:commentRangeStart w:id="105"/>
      <w:r w:rsidRPr="005D3C7D">
        <w:rPr>
          <w:b/>
        </w:rPr>
        <w:t xml:space="preserve">Figure </w:t>
      </w:r>
      <w:r w:rsidR="000A22B6">
        <w:rPr>
          <w:b/>
        </w:rPr>
        <w:t>3</w:t>
      </w:r>
      <w:r w:rsidRPr="005D3C7D">
        <w:rPr>
          <w:b/>
        </w:rPr>
        <w:t>.</w:t>
      </w:r>
      <w:r w:rsidRPr="005D3C7D">
        <w:t xml:space="preserve"> </w:t>
      </w:r>
      <w:r w:rsidR="00C80150">
        <w:t>Communication</w:t>
      </w:r>
      <w:r w:rsidR="00C80150" w:rsidRPr="005D3C7D">
        <w:t xml:space="preserve"> </w:t>
      </w:r>
      <w:r w:rsidRPr="005D3C7D">
        <w:t>scheme of the system.</w:t>
      </w:r>
      <w:commentRangeEnd w:id="105"/>
      <w:r w:rsidR="00F20731">
        <w:rPr>
          <w:rStyle w:val="Refdecomentario"/>
          <w:rFonts w:ascii="Times New Roman" w:hAnsi="Times New Roman"/>
          <w:lang w:bidi="ar-SA"/>
        </w:rPr>
        <w:commentReference w:id="105"/>
      </w:r>
    </w:p>
    <w:p w14:paraId="5D9A3EC9" w14:textId="77777777" w:rsidR="00AB3753" w:rsidRDefault="00AB3753" w:rsidP="00E50BBD">
      <w:pPr>
        <w:pStyle w:val="MDPI31text"/>
      </w:pPr>
    </w:p>
    <w:p w14:paraId="067D556B" w14:textId="2191866A" w:rsidR="00587BA9" w:rsidDel="00F20731" w:rsidRDefault="00B825E7">
      <w:pPr>
        <w:pStyle w:val="MDPI31text"/>
        <w:ind w:firstLine="420"/>
        <w:rPr>
          <w:del w:id="106" w:author="nmedina" w:date="2017-11-24T10:06:00Z"/>
        </w:rPr>
        <w:pPrChange w:id="107" w:author="Zoraida Callejas" w:date="2017-11-24T21:15:00Z">
          <w:pPr>
            <w:pStyle w:val="MDPI31text"/>
          </w:pPr>
        </w:pPrChange>
      </w:pPr>
      <w:ins w:id="108" w:author="Zoraida Callejas" w:date="2017-11-24T21:15:00Z">
        <w:r>
          <w:t>To build and app in Food4Living, the developers must provide only the views (</w:t>
        </w:r>
      </w:ins>
      <w:ins w:id="109" w:author="Angel Ruiz" w:date="2017-11-25T17:45:00Z">
        <w:r w:rsidR="00090864">
          <w:t>G</w:t>
        </w:r>
      </w:ins>
      <w:ins w:id="110" w:author="Zoraida Callejas" w:date="2017-11-24T21:15:00Z">
        <w:r>
          <w:t xml:space="preserve">UI) and connect to the API Rest. </w:t>
        </w:r>
      </w:ins>
      <w:ins w:id="111" w:author="nmedina" w:date="2017-11-24T10:05:00Z">
        <w:r w:rsidR="00F20731">
          <w:t>As it has been mentioned, f</w:t>
        </w:r>
      </w:ins>
      <w:del w:id="112" w:author="nmedina" w:date="2017-11-24T10:05:00Z">
        <w:r w:rsidR="00E50BBD" w:rsidDel="00F20731">
          <w:delText>F</w:delText>
        </w:r>
      </w:del>
      <w:r w:rsidR="00E50BBD">
        <w:t xml:space="preserve">or the realization of the </w:t>
      </w:r>
      <w:r w:rsidR="00E50BBD" w:rsidRPr="00587BA9">
        <w:rPr>
          <w:i/>
        </w:rPr>
        <w:t>web platform</w:t>
      </w:r>
      <w:r w:rsidR="00E50BBD">
        <w:t xml:space="preserve">, we have made a design according to the </w:t>
      </w:r>
      <w:ins w:id="113" w:author="Angel Ruiz" w:date="2017-11-25T17:48:00Z">
        <w:r w:rsidR="00996B02">
          <w:t xml:space="preserve">Model-view-controller </w:t>
        </w:r>
      </w:ins>
      <w:r w:rsidR="00E50BBD">
        <w:t xml:space="preserve">pattern </w:t>
      </w:r>
      <w:del w:id="114" w:author="Angel Ruiz" w:date="2017-11-25T17:48:00Z">
        <w:r w:rsidR="000A22B6" w:rsidDel="00996B02">
          <w:delText>“</w:delText>
        </w:r>
        <w:r w:rsidR="00E50BBD" w:rsidDel="00996B02">
          <w:delText>model view controller</w:delText>
        </w:r>
        <w:r w:rsidR="000A22B6" w:rsidDel="00996B02">
          <w:delText>”</w:delText>
        </w:r>
      </w:del>
      <w:ins w:id="115" w:author="Angel Ruiz" w:date="2017-11-25T17:47:00Z">
        <w:r w:rsidR="00996B02">
          <w:t xml:space="preserve"> </w:t>
        </w:r>
      </w:ins>
      <w:ins w:id="116" w:author="Angel Ruiz" w:date="2017-11-25T17:45:00Z">
        <w:r w:rsidR="00996B02">
          <w:t>[Ref]</w:t>
        </w:r>
      </w:ins>
      <w:r w:rsidR="00E50BBD">
        <w:t xml:space="preserve">, making a controller for each important block of requests, such as food management, users, nutritionists, and </w:t>
      </w:r>
      <w:commentRangeStart w:id="117"/>
      <w:r w:rsidR="00E50BBD">
        <w:t>CDR</w:t>
      </w:r>
      <w:commentRangeEnd w:id="117"/>
      <w:r w:rsidR="00996B02">
        <w:rPr>
          <w:rStyle w:val="Refdecomentario"/>
          <w:rFonts w:ascii="Times New Roman" w:hAnsi="Times New Roman"/>
          <w:snapToGrid/>
          <w:lang w:bidi="ar-SA"/>
        </w:rPr>
        <w:commentReference w:id="117"/>
      </w:r>
      <w:r w:rsidR="00E50BBD">
        <w:t xml:space="preserve"> tables. These controllers make use of the Rest API to request the necessary data from the database, performing an authentication from a token according to </w:t>
      </w:r>
      <w:commentRangeStart w:id="118"/>
      <w:r w:rsidR="00E50BBD">
        <w:t>JWT</w:t>
      </w:r>
      <w:commentRangeEnd w:id="118"/>
      <w:r w:rsidR="00996B02">
        <w:rPr>
          <w:rStyle w:val="Refdecomentario"/>
          <w:rFonts w:ascii="Times New Roman" w:hAnsi="Times New Roman"/>
          <w:snapToGrid/>
          <w:lang w:bidi="ar-SA"/>
        </w:rPr>
        <w:commentReference w:id="118"/>
      </w:r>
      <w:r w:rsidR="00E50BBD">
        <w:t xml:space="preserve">. Depending on the type of privileges of the user, some or other data will be </w:t>
      </w:r>
      <w:r w:rsidR="00587BA9">
        <w:t xml:space="preserve">displayed. </w:t>
      </w:r>
    </w:p>
    <w:p w14:paraId="6091BCB5" w14:textId="763FAE1F" w:rsidR="00B825E7" w:rsidRDefault="00587BA9">
      <w:pPr>
        <w:pStyle w:val="MDPI31text"/>
        <w:ind w:firstLine="420"/>
        <w:rPr>
          <w:ins w:id="119" w:author="Zoraida Callejas" w:date="2017-11-24T21:42:00Z"/>
        </w:rPr>
        <w:pPrChange w:id="120" w:author="Zoraida Callejas" w:date="2017-11-24T21:15:00Z">
          <w:pPr>
            <w:pStyle w:val="MDPI31text"/>
          </w:pPr>
        </w:pPrChange>
      </w:pPr>
      <w:r>
        <w:t>Th</w:t>
      </w:r>
      <w:ins w:id="121" w:author="nmedina" w:date="2017-11-24T10:06:00Z">
        <w:r w:rsidR="00F20731">
          <w:t>is</w:t>
        </w:r>
      </w:ins>
      <w:del w:id="122" w:author="nmedina" w:date="2017-11-24T10:06:00Z">
        <w:r w:rsidDel="00F20731">
          <w:delText>e</w:delText>
        </w:r>
      </w:del>
      <w:r w:rsidR="00C80150">
        <w:t xml:space="preserve"> </w:t>
      </w:r>
      <w:r w:rsidR="00E50BBD" w:rsidRPr="00587BA9">
        <w:rPr>
          <w:i/>
        </w:rPr>
        <w:t>API</w:t>
      </w:r>
      <w:r>
        <w:rPr>
          <w:i/>
        </w:rPr>
        <w:t xml:space="preserve"> </w:t>
      </w:r>
      <w:r>
        <w:t>[</w:t>
      </w:r>
      <w:r w:rsidRPr="00587BA9">
        <w:rPr>
          <w:color w:val="0000FF"/>
        </w:rPr>
        <w:t>15</w:t>
      </w:r>
      <w:r>
        <w:t xml:space="preserve">] </w:t>
      </w:r>
      <w:r w:rsidR="00E50BBD">
        <w:t xml:space="preserve">works as a </w:t>
      </w:r>
      <w:del w:id="123" w:author="Angel Ruiz" w:date="2017-11-25T17:52:00Z">
        <w:r w:rsidR="00E50BBD" w:rsidDel="00996B02">
          <w:delText xml:space="preserve">bridge </w:delText>
        </w:r>
      </w:del>
      <w:commentRangeStart w:id="124"/>
      <w:ins w:id="125" w:author="Angel Ruiz" w:date="2017-11-25T17:52:00Z">
        <w:r w:rsidR="00996B02">
          <w:t>wrapper</w:t>
        </w:r>
        <w:commentRangeEnd w:id="124"/>
        <w:r w:rsidR="00996B02">
          <w:rPr>
            <w:rStyle w:val="Refdecomentario"/>
            <w:rFonts w:ascii="Times New Roman" w:hAnsi="Times New Roman"/>
            <w:snapToGrid/>
            <w:lang w:bidi="ar-SA"/>
          </w:rPr>
          <w:commentReference w:id="124"/>
        </w:r>
        <w:r w:rsidR="00996B02">
          <w:t xml:space="preserve"> </w:t>
        </w:r>
      </w:ins>
      <w:r w:rsidR="00E50BBD">
        <w:t xml:space="preserve">between the system </w:t>
      </w:r>
      <w:del w:id="126" w:author="Angel Ruiz" w:date="2017-11-25T17:53:00Z">
        <w:r w:rsidR="00E50BBD" w:rsidDel="00996B02">
          <w:delText xml:space="preserve">database </w:delText>
        </w:r>
      </w:del>
      <w:ins w:id="127" w:author="Angel Ruiz" w:date="2017-11-25T17:53:00Z">
        <w:r w:rsidR="00996B02">
          <w:t xml:space="preserve">information (storage) </w:t>
        </w:r>
      </w:ins>
      <w:r w:rsidR="00E50BBD">
        <w:t xml:space="preserve">and </w:t>
      </w:r>
      <w:del w:id="128" w:author="Angel Ruiz" w:date="2017-11-25T17:53:00Z">
        <w:r w:rsidR="00E50BBD" w:rsidDel="00996B02">
          <w:delText>the outside</w:delText>
        </w:r>
      </w:del>
      <w:ins w:id="129" w:author="Angel Ruiz" w:date="2017-11-25T17:53:00Z">
        <w:r w:rsidR="00996B02">
          <w:t>third-party applications</w:t>
        </w:r>
      </w:ins>
      <w:r w:rsidR="00E50BBD">
        <w:t xml:space="preserve">, offering different types of data according to the routes that are executed in the different services it manages. </w:t>
      </w:r>
    </w:p>
    <w:p w14:paraId="59FA2673" w14:textId="43A8650A" w:rsidR="00F70529" w:rsidRDefault="007E7F4D" w:rsidP="007E7F4D">
      <w:pPr>
        <w:pStyle w:val="MDPI31text"/>
        <w:rPr>
          <w:ins w:id="130" w:author="Zoraida Callejas" w:date="2017-11-24T21:15:00Z"/>
        </w:rPr>
      </w:pPr>
      <w:ins w:id="131" w:author="Zoraida Callejas" w:date="2017-11-24T21:45:00Z">
        <w:r>
          <w:t xml:space="preserve">The API is divided into services, which will be the controllers responsible for offering the data processed abroad, differentiating and restricting which requests are available without authentication and which require a valid token. </w:t>
        </w:r>
      </w:ins>
      <w:ins w:id="132" w:author="Zoraida Callejas" w:date="2017-11-24T21:42:00Z">
        <w:r w:rsidR="00F70529">
          <w:t xml:space="preserve">While supervised users will have access to their plans and the possibility to update their tracking, </w:t>
        </w:r>
        <w:r w:rsidR="00F70529" w:rsidRPr="0025512C">
          <w:t>nutritionists</w:t>
        </w:r>
        <w:r w:rsidR="00F70529">
          <w:t xml:space="preserve"> will be able to:</w:t>
        </w:r>
        <w:r w:rsidR="00F70529" w:rsidRPr="0025512C">
          <w:t xml:space="preserve"> </w:t>
        </w:r>
        <w:r w:rsidR="00F70529">
          <w:t>a) register</w:t>
        </w:r>
        <w:r w:rsidR="00F70529" w:rsidRPr="0025512C">
          <w:t xml:space="preserve"> in the system the new users who will be supervised, </w:t>
        </w:r>
        <w:r w:rsidR="00F70529">
          <w:t xml:space="preserve">b) </w:t>
        </w:r>
        <w:r w:rsidR="00F70529" w:rsidRPr="0025512C">
          <w:t xml:space="preserve">create and manage the available foods throughout the system and their nutritional information, </w:t>
        </w:r>
        <w:r w:rsidR="00F70529">
          <w:t xml:space="preserve">c) </w:t>
        </w:r>
        <w:r w:rsidR="00F70529" w:rsidRPr="0025512C">
          <w:t xml:space="preserve">manage their own tables of recommended daily allowance, </w:t>
        </w:r>
        <w:r w:rsidR="00F70529">
          <w:t xml:space="preserve">d) </w:t>
        </w:r>
        <w:r w:rsidR="00F70529" w:rsidRPr="0025512C">
          <w:t xml:space="preserve">consult and edit the food registries </w:t>
        </w:r>
        <w:r w:rsidR="00F70529">
          <w:t xml:space="preserve">of </w:t>
        </w:r>
        <w:r w:rsidR="00F70529" w:rsidRPr="0025512C">
          <w:t xml:space="preserve">users </w:t>
        </w:r>
        <w:r w:rsidR="00F70529">
          <w:t>under their supervision</w:t>
        </w:r>
        <w:r w:rsidR="00F70529" w:rsidRPr="0025512C">
          <w:t xml:space="preserve">, </w:t>
        </w:r>
        <w:r w:rsidR="00F70529">
          <w:t xml:space="preserve">and e) </w:t>
        </w:r>
        <w:r w:rsidR="00F70529" w:rsidRPr="0025512C">
          <w:t xml:space="preserve">establish </w:t>
        </w:r>
        <w:r w:rsidR="00F70529">
          <w:t xml:space="preserve">and update </w:t>
        </w:r>
        <w:r w:rsidR="00F70529" w:rsidRPr="0025512C">
          <w:t>goals and nutritional plans based on the statistics obtained with their eating habits.</w:t>
        </w:r>
        <w:r w:rsidR="00F70529">
          <w:t xml:space="preserve"> </w:t>
        </w:r>
      </w:ins>
      <w:ins w:id="133" w:author="Zoraida Callejas" w:date="2017-11-24T21:44:00Z">
        <w:r>
          <w:t>Statistics of food intake can be generated in real time and it is possible to generate comparisons, reports and calendars</w:t>
        </w:r>
      </w:ins>
      <w:commentRangeStart w:id="134"/>
      <w:ins w:id="135" w:author="Zoraida Callejas" w:date="2017-11-24T21:42:00Z">
        <w:r w:rsidR="00F70529" w:rsidRPr="007C3D13">
          <w:t>.</w:t>
        </w:r>
        <w:r w:rsidR="00F70529">
          <w:t xml:space="preserve"> </w:t>
        </w:r>
        <w:commentRangeEnd w:id="134"/>
        <w:r w:rsidR="00F70529">
          <w:rPr>
            <w:rStyle w:val="Refdecomentario"/>
            <w:rFonts w:ascii="Times New Roman" w:hAnsi="Times New Roman"/>
            <w:snapToGrid/>
            <w:lang w:bidi="ar-SA"/>
          </w:rPr>
          <w:commentReference w:id="134"/>
        </w:r>
      </w:ins>
    </w:p>
    <w:p w14:paraId="19E94A9E" w14:textId="567280EE" w:rsidR="00E50BBD" w:rsidRPr="007E7F4D" w:rsidDel="000A22B6" w:rsidRDefault="007E7F4D">
      <w:pPr>
        <w:pStyle w:val="MDPI22heading2"/>
        <w:rPr>
          <w:del w:id="136" w:author="citic" w:date="2017-11-13T12:32:00Z"/>
        </w:rPr>
        <w:pPrChange w:id="137" w:author="Zoraida Callejas" w:date="2017-11-24T21:46:00Z">
          <w:pPr>
            <w:pStyle w:val="MDPI31text"/>
          </w:pPr>
        </w:pPrChange>
      </w:pPr>
      <w:ins w:id="138" w:author="Zoraida Callejas" w:date="2017-11-24T21:46:00Z">
        <w:r w:rsidRPr="00CA111E">
          <w:rPr>
            <w:i w:val="0"/>
            <w:noProof w:val="0"/>
          </w:rPr>
          <w:t>With respect to data management, t</w:t>
        </w:r>
        <w:commentRangeStart w:id="139"/>
        <w:r w:rsidRPr="00CA111E">
          <w:rPr>
            <w:i w:val="0"/>
            <w:noProof w:val="0"/>
          </w:rPr>
          <w:t>he main system data is sent and received through requests to the API, receiving and responding with JSON information. To secure sensitive system data, responses have been encrypted using JWT tokens, giving access to certain parts of the API only if the request is made with a valid access token. All other routes and requests without sensitive data are available through HTTP requests to the API, and receive responses in JSON format.</w:t>
        </w:r>
        <w:commentRangeEnd w:id="139"/>
        <w:r w:rsidRPr="00CA111E">
          <w:rPr>
            <w:i w:val="0"/>
            <w:noProof w:val="0"/>
          </w:rPr>
          <w:commentReference w:id="139"/>
        </w:r>
      </w:ins>
      <w:del w:id="140" w:author="Zoraida Callejas" w:date="2017-11-24T21:45:00Z">
        <w:r w:rsidR="00E50BBD" w:rsidRPr="007E7F4D" w:rsidDel="007E7F4D">
          <w:delText xml:space="preserve">The API is divided into </w:delText>
        </w:r>
        <w:r w:rsidR="00E50BBD" w:rsidRPr="007E7F4D" w:rsidDel="007E7F4D">
          <w:lastRenderedPageBreak/>
          <w:delText>services, which will be the controllers responsible for offering the data processed abroad, differentiating and restricting which requests are available without authentication and which require a valid token.</w:delText>
        </w:r>
        <w:r w:rsidR="000A22B6" w:rsidRPr="007E7F4D" w:rsidDel="007E7F4D">
          <w:delText xml:space="preserve"> </w:delText>
        </w:r>
      </w:del>
    </w:p>
    <w:p w14:paraId="25E03C82" w14:textId="4ABB0441" w:rsidR="00E50BBD" w:rsidRPr="007E7F4D" w:rsidDel="000A22B6" w:rsidRDefault="00E50BBD">
      <w:pPr>
        <w:pStyle w:val="MDPI22heading2"/>
        <w:rPr>
          <w:del w:id="141" w:author="citic" w:date="2017-11-13T12:32:00Z"/>
        </w:rPr>
        <w:pPrChange w:id="142" w:author="Zoraida Callejas" w:date="2017-11-24T21:46:00Z">
          <w:pPr>
            <w:pStyle w:val="MDPI31text"/>
          </w:pPr>
        </w:pPrChange>
      </w:pPr>
      <w:r w:rsidRPr="007E7F4D">
        <w:t xml:space="preserve">The most important services of the </w:t>
      </w:r>
      <w:r w:rsidRPr="00587BA9">
        <w:rPr>
          <w:i w:val="0"/>
          <w:noProof w:val="0"/>
        </w:rPr>
        <w:t>API</w:t>
      </w:r>
      <w:r w:rsidRPr="007E7F4D">
        <w:t xml:space="preserve"> are the ObjectiveService and the FoodRegisterService that are in charge of synchronizing the food records of each user with the mobile application and the administration panel of the web platform following a mechanism that will be explained later. The rest of the services of the API are in charge of serving the information to the rest of the modules of the system and to external calls.</w:t>
      </w:r>
      <w:r w:rsidR="000A22B6" w:rsidRPr="007E7F4D">
        <w:t xml:space="preserve"> </w:t>
      </w:r>
      <w:commentRangeStart w:id="143"/>
    </w:p>
    <w:p w14:paraId="267E080B" w14:textId="77777777" w:rsidR="00E50BBD" w:rsidRPr="007E7F4D" w:rsidRDefault="00E50BBD">
      <w:pPr>
        <w:pStyle w:val="MDPI22heading2"/>
        <w:pPrChange w:id="144" w:author="Zoraida Callejas" w:date="2017-11-24T21:46:00Z">
          <w:pPr>
            <w:pStyle w:val="MDPI31text"/>
          </w:pPr>
        </w:pPrChange>
      </w:pPr>
      <w:r w:rsidRPr="007E7F4D">
        <w:rPr>
          <w:i w:val="0"/>
          <w:noProof w:val="0"/>
        </w:rPr>
        <w:t>The information offered to third parties, does not offer identification data of any kind, only anonymous statistical values ​​in order to preserve the privacy of users.</w:t>
      </w:r>
    </w:p>
    <w:commentRangeEnd w:id="143"/>
    <w:p w14:paraId="00CAC75B" w14:textId="6BD1D45F" w:rsidR="007E4B06" w:rsidRPr="00CA111E" w:rsidRDefault="00B825E7" w:rsidP="007E4B06">
      <w:pPr>
        <w:pStyle w:val="MDPI22heading2"/>
        <w:rPr>
          <w:ins w:id="145" w:author="Zoraida Callejas" w:date="2017-11-24T21:17:00Z"/>
          <w:i w:val="0"/>
          <w:noProof w:val="0"/>
        </w:rPr>
      </w:pPr>
      <w:r>
        <w:rPr>
          <w:rStyle w:val="Refdecomentario"/>
          <w:rFonts w:ascii="Times New Roman" w:hAnsi="Times New Roman"/>
          <w:snapToGrid/>
          <w:lang w:bidi="ar-SA"/>
        </w:rPr>
        <w:commentReference w:id="143"/>
      </w:r>
      <w:ins w:id="146" w:author="Zoraida Callejas" w:date="2017-11-24T21:17:00Z">
        <w:r w:rsidR="007E4B06" w:rsidRPr="007E4B06">
          <w:rPr>
            <w:i w:val="0"/>
            <w:noProof w:val="0"/>
          </w:rPr>
          <w:t xml:space="preserve"> </w:t>
        </w:r>
      </w:ins>
    </w:p>
    <w:p w14:paraId="4C07460B" w14:textId="7BF835FC" w:rsidR="00E50BBD" w:rsidDel="00F20731" w:rsidRDefault="00E50BBD" w:rsidP="00E50BBD">
      <w:pPr>
        <w:pStyle w:val="MDPI31text"/>
        <w:rPr>
          <w:del w:id="147" w:author="nmedina" w:date="2017-11-24T10:05:00Z"/>
        </w:rPr>
      </w:pPr>
    </w:p>
    <w:p w14:paraId="51CB822A" w14:textId="3C7BC0B8" w:rsidR="00E50BBD" w:rsidDel="007E4B06" w:rsidRDefault="000A22B6" w:rsidP="00E50BBD">
      <w:pPr>
        <w:pStyle w:val="MDPI31text"/>
      </w:pPr>
      <w:moveFromRangeStart w:id="148" w:author="Zoraida Callejas" w:date="2017-11-24T21:17:00Z" w:name="move373177580"/>
      <w:moveFrom w:id="149" w:author="Zoraida Callejas" w:date="2017-11-24T21:17:00Z">
        <w:r w:rsidDel="007E4B06">
          <w:t>For its part, t</w:t>
        </w:r>
        <w:r w:rsidR="00E50BBD" w:rsidDel="007E4B06">
          <w:t xml:space="preserve">he </w:t>
        </w:r>
        <w:r w:rsidR="00E50BBD" w:rsidRPr="00BC6712" w:rsidDel="007E4B06">
          <w:rPr>
            <w:i/>
          </w:rPr>
          <w:t>mobile application</w:t>
        </w:r>
        <w:r w:rsidR="00E50BBD" w:rsidDel="007E4B06">
          <w:t xml:space="preserve"> consists of the different classes responsible for responding to the views of the application, and the utilities module, highlighting the UpdateController, which will be responsible for synchronizing all the local data of the device, with the REST API, and the BootService services, Breakfast, Lunch, Snack, Dinner and WaterService take care of the notification system of reminders, executing a reminder notification at a fixed time of the day or periodically according to the WaterService.</w:t>
        </w:r>
      </w:moveFrom>
    </w:p>
    <w:moveFromRangeEnd w:id="148"/>
    <w:p w14:paraId="1E2488E8" w14:textId="057DE95B" w:rsidR="00AB7D2B" w:rsidRPr="00B825E7" w:rsidDel="009A7A6D" w:rsidRDefault="00AB7D2B" w:rsidP="00E50BBD">
      <w:pPr>
        <w:pStyle w:val="MDPI31text"/>
        <w:rPr>
          <w:del w:id="150" w:author="Zoraida Callejas" w:date="2017-11-24T19:14:00Z"/>
        </w:rPr>
      </w:pPr>
      <w:del w:id="151" w:author="Zoraida Callejas" w:date="2017-11-24T19:14:00Z">
        <w:r w:rsidRPr="00B825E7" w:rsidDel="009A7A6D">
          <w:delText>Next, we present some of the most relevant aspects of the system, such as the data processing, the API and the different modules of the system.</w:delText>
        </w:r>
      </w:del>
    </w:p>
    <w:p w14:paraId="65E97C3E" w14:textId="762701A8" w:rsidR="00AB7D2B" w:rsidRPr="00B825E7" w:rsidDel="009A7A6D" w:rsidRDefault="00AB7D2B" w:rsidP="00E50BBD">
      <w:pPr>
        <w:pStyle w:val="MDPI31text"/>
        <w:rPr>
          <w:del w:id="152" w:author="Zoraida Callejas" w:date="2017-11-24T19:14:00Z"/>
        </w:rPr>
      </w:pPr>
    </w:p>
    <w:p w14:paraId="4E6EFB3B" w14:textId="6BBF88B7" w:rsidR="003125AC" w:rsidRPr="009A7A6D" w:rsidDel="009A7A6D" w:rsidRDefault="005D1410">
      <w:pPr>
        <w:pStyle w:val="MDPI22heading2"/>
        <w:rPr>
          <w:del w:id="153" w:author="Zoraida Callejas" w:date="2017-11-24T19:14:00Z"/>
          <w:i w:val="0"/>
          <w:noProof w:val="0"/>
          <w:rPrChange w:id="154" w:author="Zoraida Callejas" w:date="2017-11-24T19:14:00Z">
            <w:rPr>
              <w:del w:id="155" w:author="Zoraida Callejas" w:date="2017-11-24T19:14:00Z"/>
            </w:rPr>
          </w:rPrChange>
        </w:rPr>
      </w:pPr>
      <w:del w:id="156" w:author="Zoraida Callejas" w:date="2017-11-24T19:14:00Z">
        <w:r w:rsidRPr="009A7A6D" w:rsidDel="009A7A6D">
          <w:rPr>
            <w:noProof w:val="0"/>
            <w:rPrChange w:id="157" w:author="Zoraida Callejas" w:date="2017-11-24T19:14:00Z">
              <w:rPr/>
            </w:rPrChange>
          </w:rPr>
          <w:delText>3.</w:delText>
        </w:r>
      </w:del>
      <w:del w:id="158" w:author="Zoraida Callejas" w:date="2017-11-24T19:08:00Z">
        <w:r w:rsidRPr="009A7A6D" w:rsidDel="00FB50EA">
          <w:rPr>
            <w:noProof w:val="0"/>
            <w:rPrChange w:id="159" w:author="Zoraida Callejas" w:date="2017-11-24T19:14:00Z">
              <w:rPr/>
            </w:rPrChange>
          </w:rPr>
          <w:delText>3</w:delText>
        </w:r>
      </w:del>
      <w:del w:id="160" w:author="Zoraida Callejas" w:date="2017-11-24T19:13:00Z">
        <w:r w:rsidRPr="009A7A6D" w:rsidDel="009A7A6D">
          <w:rPr>
            <w:noProof w:val="0"/>
            <w:rPrChange w:id="161" w:author="Zoraida Callejas" w:date="2017-11-24T19:14:00Z">
              <w:rPr/>
            </w:rPrChange>
          </w:rPr>
          <w:delText>.1</w:delText>
        </w:r>
        <w:r w:rsidR="000A237F" w:rsidRPr="009A7A6D" w:rsidDel="009A7A6D">
          <w:rPr>
            <w:noProof w:val="0"/>
            <w:rPrChange w:id="162" w:author="Zoraida Callejas" w:date="2017-11-24T19:14:00Z">
              <w:rPr/>
            </w:rPrChange>
          </w:rPr>
          <w:delText xml:space="preserve">. </w:delText>
        </w:r>
      </w:del>
      <w:del w:id="163" w:author="Zoraida Callejas" w:date="2017-11-24T19:14:00Z">
        <w:r w:rsidR="000A237F" w:rsidRPr="009A7A6D" w:rsidDel="009A7A6D">
          <w:rPr>
            <w:noProof w:val="0"/>
            <w:rPrChange w:id="164" w:author="Zoraida Callejas" w:date="2017-11-24T19:14:00Z">
              <w:rPr/>
            </w:rPrChange>
          </w:rPr>
          <w:delText>Data and API</w:delText>
        </w:r>
      </w:del>
    </w:p>
    <w:p w14:paraId="42D5F55B" w14:textId="103C9CFF" w:rsidR="009A7A6D" w:rsidRPr="007E7F4D" w:rsidRDefault="000A237F">
      <w:pPr>
        <w:pStyle w:val="MDPI22heading2"/>
        <w:rPr>
          <w:ins w:id="165" w:author="Zoraida Callejas" w:date="2017-11-24T19:12:00Z"/>
        </w:rPr>
        <w:pPrChange w:id="166" w:author="Zoraida Callejas" w:date="2017-11-24T21:46:00Z">
          <w:pPr>
            <w:pStyle w:val="MDPI31text"/>
          </w:pPr>
        </w:pPrChange>
      </w:pPr>
      <w:del w:id="167" w:author="Zoraida Callejas" w:date="2017-11-24T19:14:00Z">
        <w:r w:rsidRPr="009A7A6D" w:rsidDel="009A7A6D">
          <w:rPr>
            <w:i w:val="0"/>
            <w:noProof w:val="0"/>
          </w:rPr>
          <w:delText>T</w:delText>
        </w:r>
      </w:del>
      <w:del w:id="168" w:author="Zoraida Callejas" w:date="2017-11-24T21:17:00Z">
        <w:r w:rsidRPr="009A7A6D" w:rsidDel="007E4B06">
          <w:rPr>
            <w:i w:val="0"/>
            <w:noProof w:val="0"/>
          </w:rPr>
          <w:delText xml:space="preserve">he main system data is sent and received through requests to the API, receiving and responding with JSON </w:delText>
        </w:r>
        <w:r w:rsidR="001A1777" w:rsidRPr="009A7A6D" w:rsidDel="007E4B06">
          <w:rPr>
            <w:i w:val="0"/>
            <w:noProof w:val="0"/>
          </w:rPr>
          <w:delText>information</w:delText>
        </w:r>
        <w:r w:rsidRPr="009A7A6D" w:rsidDel="007E4B06">
          <w:rPr>
            <w:i w:val="0"/>
            <w:noProof w:val="0"/>
          </w:rPr>
          <w:delText>. To secure sensitive system data, responses have been encrypted using JWT tokens, giving access to certain parts of the API only if the request is made with a valid access token. All other routes and requests without sensitive data are available through HTTP requests to the API, and receive responses in JSON format.</w:delText>
        </w:r>
      </w:del>
    </w:p>
    <w:p w14:paraId="271E1470" w14:textId="64FCC43D" w:rsidR="009A7A6D" w:rsidRDefault="009A7A6D" w:rsidP="009A7A6D">
      <w:pPr>
        <w:pStyle w:val="MDPI21heading1"/>
        <w:rPr>
          <w:ins w:id="169" w:author="Zoraida Callejas" w:date="2017-11-24T19:12:00Z"/>
        </w:rPr>
      </w:pPr>
      <w:commentRangeStart w:id="170"/>
      <w:ins w:id="171" w:author="Zoraida Callejas" w:date="2017-11-24T19:12:00Z">
        <w:r>
          <w:t>3.2. Key platform features</w:t>
        </w:r>
        <w:commentRangeEnd w:id="170"/>
        <w:r>
          <w:rPr>
            <w:rStyle w:val="Refdecomentario"/>
            <w:rFonts w:ascii="Times New Roman" w:hAnsi="Times New Roman"/>
            <w:b w:val="0"/>
            <w:snapToGrid/>
            <w:lang w:bidi="ar-SA"/>
          </w:rPr>
          <w:commentReference w:id="170"/>
        </w:r>
      </w:ins>
    </w:p>
    <w:p w14:paraId="4802D658" w14:textId="71198D11" w:rsidR="009A7A6D" w:rsidRDefault="009A7A6D" w:rsidP="009A7A6D">
      <w:pPr>
        <w:pStyle w:val="MDPI31text"/>
        <w:rPr>
          <w:ins w:id="172" w:author="Zoraida Callejas" w:date="2017-11-24T19:12:00Z"/>
        </w:rPr>
      </w:pPr>
      <w:commentRangeStart w:id="173"/>
      <w:ins w:id="174" w:author="Zoraida Callejas" w:date="2017-11-24T19:12:00Z">
        <w:r w:rsidRPr="00E12CC7">
          <w:t>Th</w:t>
        </w:r>
      </w:ins>
      <w:ins w:id="175" w:author="Zoraida Callejas" w:date="2017-11-24T19:13:00Z">
        <w:r>
          <w:t>e architecture proposed leverages</w:t>
        </w:r>
      </w:ins>
      <w:ins w:id="176" w:author="Zoraida Callejas" w:date="2017-11-24T19:12:00Z">
        <w:r w:rsidRPr="00E12CC7">
          <w:t xml:space="preserve"> </w:t>
        </w:r>
        <w:r>
          <w:t>several key features that we would like to highlight</w:t>
        </w:r>
        <w:r w:rsidRPr="00E12CC7">
          <w:t>:</w:t>
        </w:r>
      </w:ins>
    </w:p>
    <w:p w14:paraId="2FE5B6A7" w14:textId="77777777" w:rsidR="009A7A6D" w:rsidRDefault="009A7A6D" w:rsidP="009A7A6D">
      <w:pPr>
        <w:pStyle w:val="MDPI38bullet"/>
        <w:rPr>
          <w:ins w:id="177" w:author="Zoraida Callejas" w:date="2017-11-24T19:12:00Z"/>
        </w:rPr>
      </w:pPr>
      <w:ins w:id="178" w:author="Zoraida Callejas" w:date="2017-11-24T19:12:00Z">
        <w:r>
          <w:t xml:space="preserve">Dynamic data and </w:t>
        </w:r>
        <w:commentRangeStart w:id="179"/>
        <w:r>
          <w:t>system adaptability</w:t>
        </w:r>
        <w:commentRangeEnd w:id="179"/>
        <w:r>
          <w:rPr>
            <w:rStyle w:val="Refdecomentario"/>
            <w:rFonts w:ascii="Times New Roman" w:hAnsi="Times New Roman"/>
            <w:snapToGrid/>
            <w:lang w:bidi="ar-SA"/>
          </w:rPr>
          <w:commentReference w:id="179"/>
        </w:r>
        <w:r>
          <w:t>,</w:t>
        </w:r>
        <w:r w:rsidRPr="00E12CC7">
          <w:t xml:space="preserve"> allowing the incorporation of new foods with </w:t>
        </w:r>
        <w:commentRangeStart w:id="180"/>
        <w:r w:rsidRPr="00E12CC7">
          <w:t>non-limited nutritional information</w:t>
        </w:r>
        <w:commentRangeEnd w:id="180"/>
        <w:r>
          <w:rPr>
            <w:rStyle w:val="Refdecomentario"/>
            <w:rFonts w:ascii="Times New Roman" w:hAnsi="Times New Roman"/>
            <w:snapToGrid/>
            <w:lang w:bidi="ar-SA"/>
          </w:rPr>
          <w:commentReference w:id="180"/>
        </w:r>
        <w:r w:rsidRPr="00E12CC7">
          <w:t xml:space="preserve">. From which different nutritional statistics can be made depending on the nutritional formats of the food in the patients' food records. </w:t>
        </w:r>
        <w:commentRangeStart w:id="181"/>
        <w:r w:rsidRPr="00E12CC7">
          <w:t>Representing the food data of each food from XML to interpret the different fields of each food.</w:t>
        </w:r>
        <w:commentRangeEnd w:id="181"/>
        <w:r>
          <w:rPr>
            <w:rStyle w:val="Refdecomentario"/>
            <w:rFonts w:ascii="Times New Roman" w:hAnsi="Times New Roman"/>
            <w:snapToGrid/>
            <w:lang w:bidi="ar-SA"/>
          </w:rPr>
          <w:commentReference w:id="181"/>
        </w:r>
      </w:ins>
    </w:p>
    <w:p w14:paraId="1A9CDF7D" w14:textId="77777777" w:rsidR="009A7A6D" w:rsidRDefault="009A7A6D" w:rsidP="009A7A6D">
      <w:pPr>
        <w:pStyle w:val="MDPI38bullet"/>
        <w:rPr>
          <w:ins w:id="182" w:author="Zoraida Callejas" w:date="2017-11-24T19:12:00Z"/>
        </w:rPr>
      </w:pPr>
      <w:ins w:id="183" w:author="Zoraida Callejas" w:date="2017-11-24T19:12:00Z">
        <w:r w:rsidRPr="002A7A6F">
          <w:t>System data synchronization</w:t>
        </w:r>
        <w:r>
          <w:t>,</w:t>
        </w:r>
        <w:r w:rsidRPr="00587BA9">
          <w:t xml:space="preserve"> </w:t>
        </w:r>
        <w:r>
          <w:t>i</w:t>
        </w:r>
        <w:r w:rsidRPr="00AD30CE">
          <w:t xml:space="preserve">n the case of the mobile platform, it will synchronize the food from the cloud when the date of modification of any of the foods is newer than the one stored in its internal database. </w:t>
        </w:r>
        <w:commentRangeStart w:id="184"/>
        <w:r w:rsidRPr="00AD30CE">
          <w:t xml:space="preserve">In the case of the goals, it </w:t>
        </w:r>
        <w:commentRangeEnd w:id="184"/>
        <w:r>
          <w:rPr>
            <w:rStyle w:val="Refdecomentario"/>
            <w:rFonts w:ascii="Times New Roman" w:hAnsi="Times New Roman"/>
            <w:snapToGrid/>
            <w:lang w:bidi="ar-SA"/>
          </w:rPr>
          <w:commentReference w:id="184"/>
        </w:r>
        <w:r w:rsidRPr="00AD30CE">
          <w:t>will download the information of these when it has something new, that is to say, when a new goal has been introduced in the system and hasn't synchronized yet. Finally, in the case of food records, those records that do not exist in the local database will be downloaded when a record with a modification date / creation with a more recent date appears in the cloud, and in the same way, if the application mobile detects that the cloud has an earlier version than its database will u</w:t>
        </w:r>
        <w:r>
          <w:t>pload all new records.</w:t>
        </w:r>
      </w:ins>
    </w:p>
    <w:p w14:paraId="0F368871" w14:textId="77777777" w:rsidR="009A7A6D" w:rsidRDefault="009A7A6D" w:rsidP="009A7A6D">
      <w:pPr>
        <w:pStyle w:val="MDPI38bullet"/>
        <w:rPr>
          <w:ins w:id="185" w:author="Zoraida Callejas" w:date="2017-11-24T19:12:00Z"/>
        </w:rPr>
      </w:pPr>
      <w:ins w:id="186" w:author="Zoraida Callejas" w:date="2017-11-24T19:12:00Z">
        <w:r>
          <w:t xml:space="preserve">Multi-user, </w:t>
        </w:r>
        <w:r w:rsidRPr="00E12CC7">
          <w:t>representing different profiles for administrators, nutritionists, patients and their caregivers. Each profile has permissions and privileges with which to perform one role or another in the system.</w:t>
        </w:r>
      </w:ins>
    </w:p>
    <w:p w14:paraId="3A1D1C36" w14:textId="77777777" w:rsidR="009A7A6D" w:rsidRDefault="009A7A6D" w:rsidP="009A7A6D">
      <w:pPr>
        <w:pStyle w:val="MDPI38bullet"/>
        <w:rPr>
          <w:ins w:id="187" w:author="Zoraida Callejas" w:date="2017-11-24T19:12:00Z"/>
        </w:rPr>
      </w:pPr>
      <w:commentRangeStart w:id="188"/>
      <w:ins w:id="189" w:author="Zoraida Callejas" w:date="2017-11-24T19:12:00Z">
        <w:r w:rsidRPr="009353D6">
          <w:t>Accessible for different user profiles. Specially designed to reduce the number of interactions during the use of the mobile application.</w:t>
        </w:r>
        <w:commentRangeEnd w:id="188"/>
        <w:r>
          <w:rPr>
            <w:rStyle w:val="Refdecomentario"/>
            <w:rFonts w:ascii="Times New Roman" w:hAnsi="Times New Roman"/>
            <w:snapToGrid/>
            <w:lang w:bidi="ar-SA"/>
          </w:rPr>
          <w:commentReference w:id="188"/>
        </w:r>
      </w:ins>
    </w:p>
    <w:p w14:paraId="09D01033" w14:textId="77777777" w:rsidR="009A7A6D" w:rsidRDefault="009A7A6D" w:rsidP="009A7A6D">
      <w:pPr>
        <w:pStyle w:val="MDPI38bullet"/>
        <w:rPr>
          <w:ins w:id="190" w:author="Zoraida Callejas" w:date="2017-11-24T19:12:00Z"/>
        </w:rPr>
      </w:pPr>
      <w:commentRangeStart w:id="191"/>
      <w:ins w:id="192" w:author="Zoraida Callejas" w:date="2017-11-24T19:12:00Z">
        <w:r>
          <w:lastRenderedPageBreak/>
          <w:t xml:space="preserve">Interoperable </w:t>
        </w:r>
        <w:r w:rsidRPr="009353D6">
          <w:t>system, communicating in real time the information between the three different modules of the platform.</w:t>
        </w:r>
        <w:commentRangeEnd w:id="191"/>
        <w:r>
          <w:rPr>
            <w:rStyle w:val="Refdecomentario"/>
            <w:rFonts w:ascii="Times New Roman" w:hAnsi="Times New Roman"/>
            <w:snapToGrid/>
            <w:lang w:bidi="ar-SA"/>
          </w:rPr>
          <w:commentReference w:id="191"/>
        </w:r>
      </w:ins>
    </w:p>
    <w:p w14:paraId="0E0A1A12" w14:textId="77777777" w:rsidR="009A7A6D" w:rsidRDefault="009A7A6D" w:rsidP="009A7A6D">
      <w:pPr>
        <w:pStyle w:val="MDPI38bullet"/>
        <w:rPr>
          <w:ins w:id="193" w:author="Zoraida Callejas" w:date="2017-11-24T19:12:00Z"/>
        </w:rPr>
      </w:pPr>
      <w:ins w:id="194" w:author="Zoraida Callejas" w:date="2017-11-24T19:12:00Z">
        <w:r w:rsidRPr="009353D6">
          <w:t>Immediate availability, availability of use in any environment with or without internet connection, registering the data in local databases and making synchronizations possible.</w:t>
        </w:r>
      </w:ins>
    </w:p>
    <w:commentRangeEnd w:id="173"/>
    <w:p w14:paraId="627C0172" w14:textId="49C2DCC8" w:rsidR="009A7A6D" w:rsidDel="007E4B06" w:rsidRDefault="009A7A6D">
      <w:pPr>
        <w:pStyle w:val="MDPI31text"/>
        <w:ind w:firstLine="0"/>
        <w:rPr>
          <w:del w:id="195" w:author="Zoraida Callejas" w:date="2017-11-24T21:21:00Z"/>
        </w:rPr>
        <w:pPrChange w:id="196" w:author="Zoraida Callejas" w:date="2017-11-24T21:21:00Z">
          <w:pPr>
            <w:pStyle w:val="MDPI31text"/>
          </w:pPr>
        </w:pPrChange>
      </w:pPr>
      <w:ins w:id="197" w:author="Zoraida Callejas" w:date="2017-11-24T19:12:00Z">
        <w:r>
          <w:rPr>
            <w:rStyle w:val="Refdecomentario"/>
            <w:rFonts w:ascii="Times New Roman" w:hAnsi="Times New Roman"/>
            <w:snapToGrid/>
            <w:lang w:bidi="ar-SA"/>
          </w:rPr>
          <w:commentReference w:id="173"/>
        </w:r>
      </w:ins>
    </w:p>
    <w:p w14:paraId="2BD9D0CA" w14:textId="1AFE589F" w:rsidR="00D134F6" w:rsidRPr="00EB1A71" w:rsidDel="007E4B06" w:rsidRDefault="00D134F6">
      <w:pPr>
        <w:pStyle w:val="MDPI31text"/>
        <w:rPr>
          <w:del w:id="198" w:author="Zoraida Callejas" w:date="2017-11-24T21:21:00Z"/>
        </w:rPr>
        <w:pPrChange w:id="199" w:author="Zoraida Callejas" w:date="2017-11-24T21:21:00Z">
          <w:pPr>
            <w:pStyle w:val="MDPI22heading2"/>
          </w:pPr>
        </w:pPrChange>
      </w:pPr>
      <w:commentRangeStart w:id="200"/>
      <w:del w:id="201" w:author="Zoraida Callejas" w:date="2017-11-24T21:21:00Z">
        <w:r w:rsidRPr="002A7A6F" w:rsidDel="007E4B06">
          <w:delText>3.</w:delText>
        </w:r>
      </w:del>
      <w:del w:id="202" w:author="Zoraida Callejas" w:date="2017-11-24T19:08:00Z">
        <w:r w:rsidRPr="002A7A6F" w:rsidDel="00FB50EA">
          <w:delText>3</w:delText>
        </w:r>
      </w:del>
      <w:del w:id="203" w:author="Zoraida Callejas" w:date="2017-11-24T21:21:00Z">
        <w:r w:rsidRPr="002A7A6F" w:rsidDel="007E4B06">
          <w:delText>.</w:delText>
        </w:r>
        <w:r w:rsidR="00AB7D2B" w:rsidDel="007E4B06">
          <w:delText>2</w:delText>
        </w:r>
        <w:r w:rsidRPr="002A7A6F" w:rsidDel="007E4B06">
          <w:delText xml:space="preserve">. </w:delText>
        </w:r>
        <w:r w:rsidRPr="00EB1A71" w:rsidDel="007E4B06">
          <w:delText>System modules</w:delText>
        </w:r>
      </w:del>
    </w:p>
    <w:p w14:paraId="08A64006" w14:textId="4B1047A0" w:rsidR="00D134F6" w:rsidDel="007E4B06" w:rsidRDefault="00D134F6">
      <w:pPr>
        <w:pStyle w:val="MDPI31text"/>
        <w:rPr>
          <w:del w:id="204" w:author="Zoraida Callejas" w:date="2017-11-24T21:21:00Z"/>
        </w:rPr>
      </w:pPr>
      <w:del w:id="205" w:author="Zoraida Callejas" w:date="2017-11-24T21:21:00Z">
        <w:r w:rsidDel="007E4B06">
          <w:delText>The software system consists of several modules:</w:delText>
        </w:r>
      </w:del>
    </w:p>
    <w:p w14:paraId="729D2CFB" w14:textId="30121921" w:rsidR="007E4B06" w:rsidDel="007E4B06" w:rsidRDefault="00D134F6">
      <w:pPr>
        <w:pStyle w:val="MDPI31text"/>
        <w:rPr>
          <w:del w:id="206" w:author="Zoraida Callejas" w:date="2017-11-24T21:21:00Z"/>
        </w:rPr>
      </w:pPr>
      <w:del w:id="207" w:author="Zoraida Callejas" w:date="2017-11-24T21:21:00Z">
        <w:r w:rsidDel="007E4B06">
          <w:delText>A mobile application used by the main users</w:delText>
        </w:r>
        <w:r w:rsidR="00587BA9" w:rsidDel="007E4B06">
          <w:delText xml:space="preserve"> (Sync module, User UI and Mobile database)</w:delText>
        </w:r>
        <w:r w:rsidDel="007E4B06">
          <w:delText>.</w:delText>
        </w:r>
      </w:del>
      <w:moveToRangeStart w:id="208" w:author="Zoraida Callejas" w:date="2017-11-24T21:17:00Z" w:name="move373177580"/>
      <w:moveTo w:id="209" w:author="Zoraida Callejas" w:date="2017-11-24T21:17:00Z">
        <w:del w:id="210" w:author="Zoraida Callejas" w:date="2017-11-24T21:21:00Z">
          <w:r w:rsidR="007E4B06" w:rsidDel="007E4B06">
            <w:delText xml:space="preserve">For its part, the </w:delText>
          </w:r>
          <w:r w:rsidR="007E4B06" w:rsidRPr="00BC6712" w:rsidDel="007E4B06">
            <w:rPr>
              <w:i/>
            </w:rPr>
            <w:delText>mobile application</w:delText>
          </w:r>
          <w:r w:rsidR="007E4B06" w:rsidDel="007E4B06">
            <w:delText xml:space="preserve"> consists of the different classes responsible for responding to the views of the application, and the utilities module, highlighting the UpdateController, which will be responsible for synchronizing all the local data of the device, with the REST API, and the BootService services, Breakfast, Lunch, Snack, Dinner and WaterService take care of the notification system of reminders, executing a reminder notification at a fixed time of the day or periodically according to the WaterService.</w:delText>
          </w:r>
        </w:del>
      </w:moveTo>
    </w:p>
    <w:moveToRangeEnd w:id="208"/>
    <w:p w14:paraId="6CF2E33E" w14:textId="415ACAA6" w:rsidR="00D134F6" w:rsidDel="007E4B06" w:rsidRDefault="00D134F6">
      <w:pPr>
        <w:pStyle w:val="MDPI31text"/>
        <w:rPr>
          <w:del w:id="211" w:author="Zoraida Callejas" w:date="2017-11-24T21:21:00Z"/>
        </w:rPr>
        <w:pPrChange w:id="212" w:author="Zoraida Callejas" w:date="2017-11-24T21:21:00Z">
          <w:pPr>
            <w:pStyle w:val="MDPI38bullet"/>
          </w:pPr>
        </w:pPrChange>
      </w:pPr>
    </w:p>
    <w:p w14:paraId="3D04C326" w14:textId="4682228E" w:rsidR="00D134F6" w:rsidDel="007E4B06" w:rsidRDefault="00D134F6">
      <w:pPr>
        <w:pStyle w:val="MDPI31text"/>
        <w:rPr>
          <w:del w:id="213" w:author="Zoraida Callejas" w:date="2017-11-24T21:21:00Z"/>
        </w:rPr>
        <w:pPrChange w:id="214" w:author="Zoraida Callejas" w:date="2017-11-24T21:21:00Z">
          <w:pPr>
            <w:pStyle w:val="MDPI38bullet"/>
          </w:pPr>
        </w:pPrChange>
      </w:pPr>
      <w:del w:id="215" w:author="Zoraida Callejas" w:date="2017-11-24T21:21:00Z">
        <w:r w:rsidDel="007E4B06">
          <w:delText>A web application, aimed at nutritionists for the management and supervision of the elderly</w:delText>
        </w:r>
        <w:r w:rsidR="00587BA9" w:rsidDel="007E4B06">
          <w:delText xml:space="preserve"> (Nutritionist UI)</w:delText>
        </w:r>
        <w:r w:rsidDel="007E4B06">
          <w:delText>, through which to track statistics, supervising, adding or eliminating food records, creating nutritional goals or diets, creating lists of food or tables comparatives etc.</w:delText>
        </w:r>
      </w:del>
    </w:p>
    <w:p w14:paraId="7ABF6BEE" w14:textId="281FD7C1" w:rsidR="00D134F6" w:rsidDel="007E4B06" w:rsidRDefault="00D134F6">
      <w:pPr>
        <w:pStyle w:val="MDPI31text"/>
        <w:rPr>
          <w:del w:id="216" w:author="Zoraida Callejas" w:date="2017-11-24T21:21:00Z"/>
        </w:rPr>
        <w:pPrChange w:id="217" w:author="Zoraida Callejas" w:date="2017-11-24T21:21:00Z">
          <w:pPr>
            <w:pStyle w:val="MDPI38bullet"/>
          </w:pPr>
        </w:pPrChange>
      </w:pPr>
      <w:del w:id="218" w:author="Zoraida Callejas" w:date="2017-11-24T21:21:00Z">
        <w:r w:rsidDel="007E4B06">
          <w:delText>An API with well-defined interfaces to enable communication between all parts of the system</w:delText>
        </w:r>
        <w:r w:rsidR="00587BA9" w:rsidDel="007E4B06">
          <w:delText xml:space="preserve"> (API REST and Cloud database)</w:delText>
        </w:r>
        <w:r w:rsidDel="007E4B06">
          <w:delText>. During the design of the API, data format and representation issues have also been considered, as well as the use of standard technologies to facilitate their extensibility, maintenance and interoperability with third party applications and systems.</w:delText>
        </w:r>
        <w:commentRangeEnd w:id="200"/>
        <w:r w:rsidR="00221FB1" w:rsidDel="007E4B06">
          <w:rPr>
            <w:rStyle w:val="Refdecomentario"/>
            <w:rFonts w:ascii="Times New Roman" w:hAnsi="Times New Roman"/>
            <w:snapToGrid/>
            <w:lang w:bidi="ar-SA"/>
          </w:rPr>
          <w:commentReference w:id="200"/>
        </w:r>
      </w:del>
      <w:ins w:id="219" w:author="Antonio Benitez" w:date="2017-12-01T14:13:00Z">
        <w:r w:rsidR="009A0105">
          <w:t xml:space="preserve"> </w:t>
        </w:r>
      </w:ins>
      <w:bookmarkStart w:id="220" w:name="_GoBack"/>
      <w:bookmarkEnd w:id="220"/>
    </w:p>
    <w:p w14:paraId="434ADEF2" w14:textId="77777777" w:rsidR="00D134F6" w:rsidRPr="00D134F6" w:rsidRDefault="00D134F6">
      <w:pPr>
        <w:pStyle w:val="MDPI31text"/>
        <w:pPrChange w:id="221" w:author="Zoraida Callejas" w:date="2017-11-24T21:21:00Z">
          <w:pPr>
            <w:pStyle w:val="MDPI51figurecaption"/>
            <w:ind w:left="0"/>
            <w:jc w:val="left"/>
          </w:pPr>
        </w:pPrChange>
      </w:pPr>
    </w:p>
    <w:p w14:paraId="326530B2" w14:textId="016C5ED2" w:rsidR="0025512C" w:rsidRDefault="00236290" w:rsidP="00D43581">
      <w:pPr>
        <w:pStyle w:val="MDPI21heading1"/>
        <w:rPr>
          <w:ins w:id="222" w:author="Zoraida Callejas" w:date="2017-11-24T21:21:00Z"/>
        </w:rPr>
      </w:pPr>
      <w:ins w:id="223" w:author="Zoraida Callejas" w:date="2017-11-24T21:28:00Z">
        <w:r>
          <w:t>4</w:t>
        </w:r>
      </w:ins>
      <w:del w:id="224" w:author="Zoraida Callejas" w:date="2017-11-24T21:28:00Z">
        <w:r w:rsidR="00D134F6" w:rsidRPr="00F357F2" w:rsidDel="00236290">
          <w:delText>3</w:delText>
        </w:r>
        <w:r w:rsidR="0025512C" w:rsidRPr="00F357F2" w:rsidDel="00236290">
          <w:delText>.</w:delText>
        </w:r>
      </w:del>
      <w:del w:id="225" w:author="Zoraida Callejas" w:date="2017-11-24T19:08:00Z">
        <w:r w:rsidR="000C7429" w:rsidRPr="00F357F2" w:rsidDel="00FB50EA">
          <w:delText>4</w:delText>
        </w:r>
      </w:del>
      <w:r w:rsidR="0025512C" w:rsidRPr="00275E8D">
        <w:t xml:space="preserve">. </w:t>
      </w:r>
      <w:commentRangeStart w:id="226"/>
      <w:r w:rsidR="00F357F2" w:rsidRPr="00F357F2">
        <w:t xml:space="preserve">Food4Living </w:t>
      </w:r>
      <w:r w:rsidR="005E5D4A" w:rsidRPr="00F357F2">
        <w:t>Applications</w:t>
      </w:r>
      <w:commentRangeEnd w:id="226"/>
      <w:r w:rsidR="007E4B06">
        <w:rPr>
          <w:rStyle w:val="Refdecomentario"/>
          <w:rFonts w:ascii="Times New Roman" w:hAnsi="Times New Roman"/>
          <w:b w:val="0"/>
          <w:snapToGrid/>
          <w:lang w:bidi="ar-SA"/>
        </w:rPr>
        <w:commentReference w:id="226"/>
      </w:r>
    </w:p>
    <w:p w14:paraId="62DAB13F" w14:textId="7F0E157E" w:rsidR="007E4B06" w:rsidRDefault="000F2992" w:rsidP="007E4B06">
      <w:pPr>
        <w:pStyle w:val="MDPI31text"/>
        <w:rPr>
          <w:ins w:id="227" w:author="Zoraida Callejas" w:date="2017-11-24T21:23:00Z"/>
        </w:rPr>
      </w:pPr>
      <w:ins w:id="228" w:author="Zoraida Callejas" w:date="2017-11-24T21:21:00Z">
        <w:r>
          <w:t>One of the benefits of the Food4Living platform is the possibility for dev</w:t>
        </w:r>
      </w:ins>
      <w:ins w:id="229" w:author="Zoraida Callejas" w:date="2017-11-24T21:24:00Z">
        <w:r w:rsidR="00236290">
          <w:t>e</w:t>
        </w:r>
      </w:ins>
      <w:ins w:id="230" w:author="Zoraida Callejas" w:date="2017-11-24T21:21:00Z">
        <w:r w:rsidR="00236290">
          <w:t>l</w:t>
        </w:r>
        <w:r>
          <w:t xml:space="preserve">opers to build new nutrition applications with it. </w:t>
        </w:r>
      </w:ins>
      <w:ins w:id="231" w:author="Zoraida Callejas" w:date="2017-11-24T21:22:00Z">
        <w:r>
          <w:t>As explained previously, we provide an API with well-defined interfaces to enable communication between all parts of the system (API REST and Cloud database). During the design of the API, data format and representation issues have also been considered, as well as the use of standard technologies to facilitate their extensibility, maintenance and interoperability with third party applications and systems</w:t>
        </w:r>
      </w:ins>
      <w:ins w:id="232" w:author="Zoraida Callejas" w:date="2017-11-24T21:23:00Z">
        <w:r>
          <w:t>.</w:t>
        </w:r>
      </w:ins>
    </w:p>
    <w:p w14:paraId="3B7D6604" w14:textId="6BE16238" w:rsidR="000F2992" w:rsidRDefault="000F2992" w:rsidP="007E4B06">
      <w:pPr>
        <w:pStyle w:val="MDPI31text"/>
        <w:rPr>
          <w:ins w:id="233" w:author="Zoraida Callejas" w:date="2017-11-24T21:21:00Z"/>
        </w:rPr>
      </w:pPr>
      <w:ins w:id="234" w:author="Zoraida Callejas" w:date="2017-11-24T21:23:00Z">
        <w:r>
          <w:t>To show how Food4Living can be used to build nutritional coaching app</w:t>
        </w:r>
        <w:r w:rsidR="00236290">
          <w:t>lications we have developed:</w:t>
        </w:r>
      </w:ins>
    </w:p>
    <w:p w14:paraId="66B8BD09" w14:textId="39ADB75E" w:rsidR="007E4B06" w:rsidRDefault="007E4B06">
      <w:pPr>
        <w:pStyle w:val="MDPI31text"/>
        <w:numPr>
          <w:ilvl w:val="0"/>
          <w:numId w:val="16"/>
        </w:numPr>
        <w:rPr>
          <w:ins w:id="235" w:author="Zoraida Callejas" w:date="2017-11-24T21:21:00Z"/>
        </w:rPr>
        <w:pPrChange w:id="236" w:author="Zoraida Callejas" w:date="2017-11-24T21:25:00Z">
          <w:pPr>
            <w:pStyle w:val="MDPI38bullet"/>
          </w:pPr>
        </w:pPrChange>
      </w:pPr>
      <w:ins w:id="237" w:author="Zoraida Callejas" w:date="2017-11-24T21:21:00Z">
        <w:r>
          <w:t xml:space="preserve">A mobile application </w:t>
        </w:r>
      </w:ins>
      <w:ins w:id="238" w:author="Zoraida Callejas" w:date="2017-11-24T21:23:00Z">
        <w:r w:rsidR="00236290">
          <w:t>for</w:t>
        </w:r>
      </w:ins>
      <w:ins w:id="239" w:author="Zoraida Callejas" w:date="2017-11-24T21:21:00Z">
        <w:r>
          <w:t xml:space="preserve"> the main users </w:t>
        </w:r>
      </w:ins>
      <w:ins w:id="240" w:author="Zoraida Callejas" w:date="2017-11-24T21:24:00Z">
        <w:r w:rsidR="00236290">
          <w:t>with the</w:t>
        </w:r>
      </w:ins>
      <w:ins w:id="241" w:author="Zoraida Callejas" w:date="2017-11-24T21:21:00Z">
        <w:r>
          <w:t xml:space="preserve"> BootService services, Breakfast, Lunch, Snack, Dinner and WaterService take care of the notification system of reminders, executing a reminder notification at a fixed time of the day or periodically according to the </w:t>
        </w:r>
        <w:commentRangeStart w:id="242"/>
        <w:r>
          <w:t>WaterService</w:t>
        </w:r>
      </w:ins>
      <w:commentRangeEnd w:id="242"/>
      <w:ins w:id="243" w:author="Zoraida Callejas" w:date="2017-11-24T21:25:00Z">
        <w:r w:rsidR="00236290">
          <w:rPr>
            <w:rStyle w:val="Refdecomentario"/>
            <w:rFonts w:ascii="Times New Roman" w:hAnsi="Times New Roman"/>
            <w:snapToGrid/>
            <w:lang w:bidi="ar-SA"/>
          </w:rPr>
          <w:commentReference w:id="242"/>
        </w:r>
      </w:ins>
      <w:ins w:id="244" w:author="Zoraida Callejas" w:date="2017-11-24T21:21:00Z">
        <w:r>
          <w:t>.</w:t>
        </w:r>
      </w:ins>
      <w:ins w:id="245" w:author="Zoraida Callejas" w:date="2017-11-24T21:24:00Z">
        <w:r w:rsidR="00236290">
          <w:t xml:space="preserve"> </w:t>
        </w:r>
      </w:ins>
    </w:p>
    <w:p w14:paraId="7D647610" w14:textId="58D07D60" w:rsidR="007E4B06" w:rsidRDefault="00236290">
      <w:pPr>
        <w:pStyle w:val="MDPI38bullet"/>
        <w:numPr>
          <w:ilvl w:val="0"/>
          <w:numId w:val="16"/>
        </w:numPr>
        <w:rPr>
          <w:ins w:id="246" w:author="Zoraida Callejas" w:date="2017-11-24T21:27:00Z"/>
        </w:rPr>
        <w:pPrChange w:id="247" w:author="Zoraida Callejas" w:date="2017-11-24T21:27:00Z">
          <w:pPr>
            <w:pStyle w:val="MDPI21heading1"/>
          </w:pPr>
        </w:pPrChange>
      </w:pPr>
      <w:ins w:id="248" w:author="Zoraida Callejas" w:date="2017-11-24T21:21:00Z">
        <w:r>
          <w:t xml:space="preserve">A web application for the </w:t>
        </w:r>
        <w:r w:rsidR="007E4B06">
          <w:t xml:space="preserve">nutritionists </w:t>
        </w:r>
      </w:ins>
      <w:ins w:id="249" w:author="Zoraida Callejas" w:date="2017-11-24T21:25:00Z">
        <w:r>
          <w:t>to</w:t>
        </w:r>
      </w:ins>
      <w:ins w:id="250" w:author="Zoraida Callejas" w:date="2017-11-24T21:21:00Z">
        <w:r>
          <w:t xml:space="preserve"> manage</w:t>
        </w:r>
      </w:ins>
      <w:ins w:id="251" w:author="Zoraida Callejas" w:date="2017-11-24T21:26:00Z">
        <w:r>
          <w:t xml:space="preserve"> </w:t>
        </w:r>
      </w:ins>
      <w:ins w:id="252" w:author="Zoraida Callejas" w:date="2017-11-24T21:21:00Z">
        <w:r>
          <w:t>and supervise the elderly. The application allows to track statistics, add or eliminate food records, create</w:t>
        </w:r>
        <w:r w:rsidR="007E4B06">
          <w:t xml:space="preserve"> nutritional goal</w:t>
        </w:r>
        <w:r>
          <w:t>s or diets,</w:t>
        </w:r>
      </w:ins>
      <w:ins w:id="253" w:author="Zoraida Callejas" w:date="2017-11-24T21:27:00Z">
        <w:r>
          <w:t xml:space="preserve"> and</w:t>
        </w:r>
      </w:ins>
      <w:ins w:id="254" w:author="Zoraida Callejas" w:date="2017-11-24T21:21:00Z">
        <w:r>
          <w:t xml:space="preserve"> create</w:t>
        </w:r>
        <w:r w:rsidR="007E4B06">
          <w:t xml:space="preserve"> lists</w:t>
        </w:r>
        <w:r>
          <w:t xml:space="preserve"> of food or tables comparatives</w:t>
        </w:r>
      </w:ins>
      <w:ins w:id="255" w:author="Zoraida Callejas" w:date="2017-11-24T21:27:00Z">
        <w:r>
          <w:t>, among other functionalities</w:t>
        </w:r>
      </w:ins>
      <w:ins w:id="256" w:author="Zoraida Callejas" w:date="2017-11-24T21:21:00Z">
        <w:r w:rsidR="007E4B06">
          <w:t>.</w:t>
        </w:r>
      </w:ins>
    </w:p>
    <w:p w14:paraId="42B41A16" w14:textId="77777777" w:rsidR="00236290" w:rsidRPr="0023660D" w:rsidDel="00236290" w:rsidRDefault="00236290">
      <w:pPr>
        <w:pStyle w:val="MDPI38bullet"/>
        <w:numPr>
          <w:ilvl w:val="0"/>
          <w:numId w:val="0"/>
        </w:numPr>
        <w:ind w:left="1145"/>
        <w:rPr>
          <w:ins w:id="257" w:author="citic" w:date="2017-11-13T12:36:00Z"/>
          <w:del w:id="258" w:author="Zoraida Callejas" w:date="2017-11-24T21:27:00Z"/>
          <w:i/>
          <w:rPrChange w:id="259" w:author="Zoraida Callejas" w:date="2017-11-24T21:57:00Z">
            <w:rPr>
              <w:ins w:id="260" w:author="citic" w:date="2017-11-13T12:36:00Z"/>
              <w:del w:id="261" w:author="Zoraida Callejas" w:date="2017-11-24T21:27:00Z"/>
            </w:rPr>
          </w:rPrChange>
        </w:rPr>
        <w:pPrChange w:id="262" w:author="Zoraida Callejas" w:date="2017-11-24T21:27:00Z">
          <w:pPr>
            <w:pStyle w:val="MDPI21heading1"/>
          </w:pPr>
        </w:pPrChange>
      </w:pPr>
    </w:p>
    <w:p w14:paraId="25B7E220" w14:textId="5FE5A83E" w:rsidR="00F357F2" w:rsidRPr="0023660D" w:rsidDel="00236290" w:rsidRDefault="00F357F2" w:rsidP="00F357F2">
      <w:pPr>
        <w:pStyle w:val="MDPI31text"/>
        <w:rPr>
          <w:del w:id="263" w:author="Zoraida Callejas" w:date="2017-11-24T21:27:00Z"/>
          <w:b/>
          <w:i/>
          <w:rPrChange w:id="264" w:author="Zoraida Callejas" w:date="2017-11-24T21:57:00Z">
            <w:rPr>
              <w:del w:id="265" w:author="Zoraida Callejas" w:date="2017-11-24T21:27:00Z"/>
            </w:rPr>
          </w:rPrChange>
        </w:rPr>
      </w:pPr>
      <w:del w:id="266" w:author="Zoraida Callejas" w:date="2017-11-24T21:27:00Z">
        <w:r w:rsidRPr="0023660D" w:rsidDel="00236290">
          <w:rPr>
            <w:b/>
            <w:i/>
            <w:rPrChange w:id="267" w:author="Zoraida Callejas" w:date="2017-11-24T21:57:00Z">
              <w:rPr/>
            </w:rPrChange>
          </w:rPr>
          <w:delText>In the next section we will introduce the main parts of the platform in a more extended way.</w:delText>
        </w:r>
      </w:del>
    </w:p>
    <w:p w14:paraId="6D575402" w14:textId="65E4119B" w:rsidR="005E5D4A" w:rsidRPr="0023660D" w:rsidRDefault="00236290" w:rsidP="0025512C">
      <w:pPr>
        <w:pStyle w:val="MDPI22heading2"/>
        <w:rPr>
          <w:b/>
          <w:i w:val="0"/>
          <w:noProof w:val="0"/>
          <w:rPrChange w:id="268" w:author="Zoraida Callejas" w:date="2017-11-24T21:57:00Z">
            <w:rPr/>
          </w:rPrChange>
        </w:rPr>
      </w:pPr>
      <w:ins w:id="269" w:author="Zoraida Callejas" w:date="2017-11-24T21:28:00Z">
        <w:r w:rsidRPr="0023660D">
          <w:rPr>
            <w:b/>
            <w:i w:val="0"/>
            <w:noProof w:val="0"/>
            <w:rPrChange w:id="270" w:author="Zoraida Callejas" w:date="2017-11-24T21:57:00Z">
              <w:rPr/>
            </w:rPrChange>
          </w:rPr>
          <w:t>4</w:t>
        </w:r>
      </w:ins>
      <w:del w:id="271" w:author="Zoraida Callejas" w:date="2017-11-24T21:28:00Z">
        <w:r w:rsidR="000C7429" w:rsidRPr="0023660D" w:rsidDel="00236290">
          <w:rPr>
            <w:b/>
            <w:i w:val="0"/>
            <w:noProof w:val="0"/>
            <w:rPrChange w:id="272" w:author="Zoraida Callejas" w:date="2017-11-24T21:57:00Z">
              <w:rPr/>
            </w:rPrChange>
          </w:rPr>
          <w:delText>3</w:delText>
        </w:r>
        <w:r w:rsidR="005E5D4A" w:rsidRPr="0023660D" w:rsidDel="00236290">
          <w:rPr>
            <w:b/>
            <w:i w:val="0"/>
            <w:noProof w:val="0"/>
            <w:rPrChange w:id="273" w:author="Zoraida Callejas" w:date="2017-11-24T21:57:00Z">
              <w:rPr/>
            </w:rPrChange>
          </w:rPr>
          <w:delText>.</w:delText>
        </w:r>
      </w:del>
      <w:del w:id="274" w:author="Zoraida Callejas" w:date="2017-11-24T19:08:00Z">
        <w:r w:rsidR="000C7429" w:rsidRPr="0023660D" w:rsidDel="00FB50EA">
          <w:rPr>
            <w:b/>
            <w:i w:val="0"/>
            <w:noProof w:val="0"/>
            <w:rPrChange w:id="275" w:author="Zoraida Callejas" w:date="2017-11-24T21:57:00Z">
              <w:rPr/>
            </w:rPrChange>
          </w:rPr>
          <w:delText>4</w:delText>
        </w:r>
      </w:del>
      <w:r w:rsidR="005E5D4A" w:rsidRPr="0023660D">
        <w:rPr>
          <w:b/>
          <w:i w:val="0"/>
          <w:noProof w:val="0"/>
          <w:rPrChange w:id="276" w:author="Zoraida Callejas" w:date="2017-11-24T21:57:00Z">
            <w:rPr/>
          </w:rPrChange>
        </w:rPr>
        <w:t xml:space="preserve">.1. Web platform </w:t>
      </w:r>
    </w:p>
    <w:p w14:paraId="05BF154C" w14:textId="0F5E6926" w:rsidR="00C11271" w:rsidDel="00F70529" w:rsidRDefault="00D604B2" w:rsidP="003B4B31">
      <w:pPr>
        <w:pStyle w:val="MDPI31text"/>
        <w:rPr>
          <w:del w:id="277" w:author="Zoraida Callejas" w:date="2017-11-24T21:42:00Z"/>
        </w:rPr>
      </w:pPr>
      <w:del w:id="278" w:author="Zoraida Callejas" w:date="2017-11-24T21:42:00Z">
        <w:r w:rsidDel="00F70529">
          <w:delText>The web platform includes</w:delText>
        </w:r>
        <w:r w:rsidR="0025512C" w:rsidRPr="0025512C" w:rsidDel="00F70529">
          <w:delText xml:space="preserve"> the main tool for nutritionists, with it, they</w:delText>
        </w:r>
      </w:del>
      <w:ins w:id="279" w:author="citic" w:date="2017-11-13T12:45:00Z">
        <w:del w:id="280" w:author="Zoraida Callejas" w:date="2017-11-24T21:42:00Z">
          <w:r w:rsidR="00C11271" w:rsidDel="00F70529">
            <w:delText>:</w:delText>
          </w:r>
        </w:del>
      </w:ins>
      <w:del w:id="281" w:author="Zoraida Callejas" w:date="2017-11-24T21:42:00Z">
        <w:r w:rsidR="0025512C" w:rsidRPr="0025512C" w:rsidDel="00F70529">
          <w:delText xml:space="preserve"> </w:delText>
        </w:r>
        <w:r w:rsidR="00C11271" w:rsidDel="00F70529">
          <w:delText>a)</w:delText>
        </w:r>
        <w:r w:rsidR="009E741C" w:rsidDel="00F70529">
          <w:delText xml:space="preserve"> </w:delText>
        </w:r>
      </w:del>
      <w:del w:id="282" w:author="Zoraida Callejas" w:date="2017-11-24T21:38:00Z">
        <w:r w:rsidR="0025512C" w:rsidRPr="0025512C" w:rsidDel="00F70529">
          <w:delText>sign</w:delText>
        </w:r>
      </w:del>
      <w:del w:id="283" w:author="Zoraida Callejas" w:date="2017-11-24T21:42:00Z">
        <w:r w:rsidR="0025512C" w:rsidRPr="0025512C" w:rsidDel="00F70529">
          <w:delText xml:space="preserve"> in the system the new users who will be supervised, </w:delText>
        </w:r>
        <w:r w:rsidR="00C11271" w:rsidDel="00F70529">
          <w:delText>b)</w:delText>
        </w:r>
        <w:r w:rsidDel="00F70529">
          <w:delText xml:space="preserve"> </w:delText>
        </w:r>
        <w:r w:rsidR="0025512C" w:rsidRPr="0025512C" w:rsidDel="00F70529">
          <w:delText xml:space="preserve">create and manage the available foods throughout the system and their nutritional information, </w:delText>
        </w:r>
        <w:r w:rsidR="00C11271" w:rsidDel="00F70529">
          <w:delText xml:space="preserve">c) </w:delText>
        </w:r>
        <w:r w:rsidR="0025512C" w:rsidRPr="0025512C" w:rsidDel="00F70529">
          <w:delText xml:space="preserve">manage their own tables of recommended daily allowance, </w:delText>
        </w:r>
        <w:r w:rsidR="00C11271" w:rsidDel="00F70529">
          <w:delText>d)</w:delText>
        </w:r>
        <w:r w:rsidR="009E741C" w:rsidDel="00F70529">
          <w:delText xml:space="preserve"> </w:delText>
        </w:r>
        <w:r w:rsidR="0025512C" w:rsidRPr="0025512C" w:rsidDel="00F70529">
          <w:delText xml:space="preserve">consult and edit the food registries </w:delText>
        </w:r>
      </w:del>
      <w:del w:id="284" w:author="Zoraida Callejas" w:date="2017-11-24T21:38:00Z">
        <w:r w:rsidR="0025512C" w:rsidRPr="0025512C" w:rsidDel="00F70529">
          <w:delText xml:space="preserve">of supervised </w:delText>
        </w:r>
      </w:del>
      <w:del w:id="285" w:author="Zoraida Callejas" w:date="2017-11-24T21:42:00Z">
        <w:r w:rsidR="0025512C" w:rsidRPr="0025512C" w:rsidDel="00F70529">
          <w:delText xml:space="preserve">users </w:delText>
        </w:r>
      </w:del>
      <w:del w:id="286" w:author="Zoraida Callejas" w:date="2017-11-24T21:38:00Z">
        <w:r w:rsidR="0025512C" w:rsidRPr="0025512C" w:rsidDel="00F70529">
          <w:delText>in</w:delText>
        </w:r>
      </w:del>
      <w:del w:id="287" w:author="Zoraida Callejas" w:date="2017-11-24T21:39:00Z">
        <w:r w:rsidR="0025512C" w:rsidRPr="0025512C" w:rsidDel="00F70529">
          <w:delText xml:space="preserve"> charge</w:delText>
        </w:r>
      </w:del>
      <w:del w:id="288" w:author="Zoraida Callejas" w:date="2017-11-24T21:42:00Z">
        <w:r w:rsidR="0025512C" w:rsidRPr="0025512C" w:rsidDel="00F70529">
          <w:delText xml:space="preserve">, </w:delText>
        </w:r>
        <w:r w:rsidR="00C11271" w:rsidDel="00F70529">
          <w:delText>and e)</w:delText>
        </w:r>
        <w:r w:rsidR="009E741C" w:rsidDel="00F70529">
          <w:delText xml:space="preserve"> </w:delText>
        </w:r>
        <w:r w:rsidR="0025512C" w:rsidRPr="0025512C" w:rsidDel="00F70529">
          <w:delText>establish goals and nutritional plans based on the statistics obtained with their eating habits.</w:delText>
        </w:r>
        <w:r w:rsidR="0081406D" w:rsidDel="00F70529">
          <w:delText xml:space="preserve"> </w:delText>
        </w:r>
      </w:del>
    </w:p>
    <w:p w14:paraId="6F09F60D" w14:textId="66DBF191" w:rsidR="000B2D70" w:rsidRDefault="007C3D13" w:rsidP="003B4B31">
      <w:pPr>
        <w:pStyle w:val="MDPI31text"/>
      </w:pPr>
      <w:commentRangeStart w:id="289"/>
      <w:del w:id="290" w:author="Zoraida Callejas" w:date="2017-11-24T21:42:00Z">
        <w:r w:rsidRPr="007C3D13" w:rsidDel="00F70529">
          <w:lastRenderedPageBreak/>
          <w:delText>This</w:delText>
        </w:r>
        <w:r w:rsidR="00275E8D" w:rsidDel="00F70529">
          <w:delText xml:space="preserve"> part of the system</w:delText>
        </w:r>
        <w:r w:rsidRPr="007C3D13" w:rsidDel="00F70529">
          <w:delText xml:space="preserve"> is one of the main differences between the other virtual advisors exposed </w:delText>
        </w:r>
        <w:r w:rsidR="00C11271" w:rsidDel="00F70529">
          <w:delText>in related works</w:delText>
        </w:r>
        <w:r w:rsidRPr="007C3D13" w:rsidDel="00F70529">
          <w:delText>, it is a platform with which nutrition supervisors interact directly with users and their records</w:delText>
        </w:r>
        <w:r w:rsidR="00275E8D" w:rsidDel="00F70529">
          <w:delText>.</w:delText>
        </w:r>
        <w:r w:rsidRPr="007C3D13" w:rsidDel="00F70529">
          <w:delText xml:space="preserve"> </w:delText>
        </w:r>
        <w:r w:rsidR="00275E8D" w:rsidDel="00F70529">
          <w:delText xml:space="preserve">With this the supervisors can </w:delText>
        </w:r>
        <w:r w:rsidRPr="007C3D13" w:rsidDel="00F70529">
          <w:delText>obtain in real time statistics of the food they have eaten throughout of the chosen term. To do this, we have created different sections of the platform to manage the food available by users and administrators, introducing all the data referring to the nutrients of the food</w:delText>
        </w:r>
        <w:r w:rsidR="001B1AE7" w:rsidDel="00F70529">
          <w:delText>. Other</w:delText>
        </w:r>
        <w:r w:rsidRPr="007C3D13" w:rsidDel="00F70529">
          <w:delText xml:space="preserve"> sections for the creation of personalized comparative tables from an age range and level of activity</w:delText>
        </w:r>
        <w:r w:rsidR="001B1AE7" w:rsidDel="00F70529">
          <w:delText xml:space="preserve">. And as the main tool, </w:delText>
        </w:r>
        <w:r w:rsidRPr="007C3D13" w:rsidDel="00F70529">
          <w:delText>individual calendars for each patient, where to interact with the records of the monitored user and establish personalized goals and diets for each one based on the statistics generated.</w:delText>
        </w:r>
        <w:r w:rsidDel="00F70529">
          <w:delText xml:space="preserve"> </w:delText>
        </w:r>
        <w:commentRangeEnd w:id="289"/>
        <w:r w:rsidR="00F70529" w:rsidDel="00F70529">
          <w:rPr>
            <w:rStyle w:val="Refdecomentario"/>
            <w:rFonts w:ascii="Times New Roman" w:hAnsi="Times New Roman"/>
            <w:snapToGrid/>
            <w:lang w:bidi="ar-SA"/>
          </w:rPr>
          <w:commentReference w:id="289"/>
        </w:r>
      </w:del>
      <w:r w:rsidR="0081406D" w:rsidRPr="0081406D">
        <w:t xml:space="preserve">To </w:t>
      </w:r>
      <w:del w:id="291" w:author="Zoraida Callejas" w:date="2017-11-24T21:41:00Z">
        <w:r w:rsidR="0081406D" w:rsidRPr="0081406D" w:rsidDel="00F70529">
          <w:delText xml:space="preserve">carry out their work, they will use a </w:delText>
        </w:r>
      </w:del>
      <w:r w:rsidR="0081406D" w:rsidRPr="0081406D">
        <w:t xml:space="preserve">web interface </w:t>
      </w:r>
      <w:ins w:id="292" w:author="Zoraida Callejas" w:date="2017-11-24T21:41:00Z">
        <w:r w:rsidR="00F70529">
          <w:t xml:space="preserve">is </w:t>
        </w:r>
      </w:ins>
      <w:r w:rsidR="0081406D" w:rsidRPr="0081406D">
        <w:t>based on</w:t>
      </w:r>
      <w:r w:rsidR="0081406D">
        <w:t xml:space="preserve"> HTML5 and</w:t>
      </w:r>
      <w:r w:rsidR="0081406D" w:rsidRPr="0081406D">
        <w:t xml:space="preserve"> Materialize CSS</w:t>
      </w:r>
      <w:del w:id="293" w:author="Zoraida Callejas" w:date="2017-11-24T21:47:00Z">
        <w:r w:rsidR="0081406D" w:rsidRPr="0081406D" w:rsidDel="007E7F4D">
          <w:delText xml:space="preserve">, </w:delText>
        </w:r>
      </w:del>
      <w:ins w:id="294" w:author="Zoraida Callejas" w:date="2017-11-24T21:47:00Z">
        <w:r w:rsidR="007E7F4D">
          <w:t>,</w:t>
        </w:r>
        <w:r w:rsidR="007E7F4D" w:rsidRPr="0081406D">
          <w:t xml:space="preserve"> </w:t>
        </w:r>
      </w:ins>
      <w:del w:id="295" w:author="Zoraida Callejas" w:date="2017-11-24T21:41:00Z">
        <w:r w:rsidR="0081406D" w:rsidRPr="0081406D" w:rsidDel="00F70529">
          <w:delText xml:space="preserve">with </w:delText>
        </w:r>
      </w:del>
      <w:ins w:id="296" w:author="Zoraida Callejas" w:date="2017-11-24T21:41:00Z">
        <w:r w:rsidR="00F70529">
          <w:t>and presents</w:t>
        </w:r>
        <w:r w:rsidR="00F70529" w:rsidRPr="0081406D">
          <w:t xml:space="preserve"> </w:t>
        </w:r>
      </w:ins>
      <w:r w:rsidR="0081406D" w:rsidRPr="0081406D">
        <w:t>the following functionalities:</w:t>
      </w:r>
    </w:p>
    <w:p w14:paraId="7F74324B" w14:textId="77777777" w:rsidR="009E741C" w:rsidRDefault="009E741C" w:rsidP="001B1AE7">
      <w:pPr>
        <w:pStyle w:val="MDPI38bullet"/>
        <w:numPr>
          <w:ilvl w:val="0"/>
          <w:numId w:val="0"/>
        </w:numPr>
        <w:rPr>
          <w:b/>
        </w:rPr>
      </w:pPr>
    </w:p>
    <w:p w14:paraId="393CD9D1" w14:textId="1FDEFA99" w:rsidR="00B4011C" w:rsidDel="00A14569" w:rsidRDefault="00B4011C" w:rsidP="001B1AE7">
      <w:pPr>
        <w:pStyle w:val="MDPI38bullet"/>
        <w:numPr>
          <w:ilvl w:val="0"/>
          <w:numId w:val="0"/>
        </w:numPr>
        <w:rPr>
          <w:del w:id="297" w:author="nmedina" w:date="2017-11-24T10:08:00Z"/>
        </w:rPr>
      </w:pPr>
      <w:commentRangeStart w:id="298"/>
      <w:r w:rsidRPr="00B4011C">
        <w:rPr>
          <w:b/>
        </w:rPr>
        <w:t>System of a</w:t>
      </w:r>
      <w:commentRangeStart w:id="299"/>
      <w:r w:rsidRPr="00B4011C">
        <w:rPr>
          <w:b/>
        </w:rPr>
        <w:t>uthent</w:t>
      </w:r>
      <w:commentRangeEnd w:id="299"/>
      <w:r w:rsidR="0023660D">
        <w:rPr>
          <w:rStyle w:val="Refdecomentario"/>
          <w:rFonts w:ascii="Times New Roman" w:hAnsi="Times New Roman"/>
          <w:snapToGrid/>
          <w:lang w:bidi="ar-SA"/>
        </w:rPr>
        <w:commentReference w:id="299"/>
      </w:r>
      <w:r w:rsidRPr="00B4011C">
        <w:rPr>
          <w:b/>
        </w:rPr>
        <w:t>ication and recognition of different users:</w:t>
      </w:r>
      <w:r w:rsidR="009E741C">
        <w:rPr>
          <w:b/>
        </w:rPr>
        <w:t xml:space="preserve"> </w:t>
      </w:r>
      <w:r>
        <w:t>Through the credentials introduced into the system, nutritionists will be able to access the web system through a login form, where the user type is automatically recognized; that is, user administrator, or nutritionist.</w:t>
      </w:r>
    </w:p>
    <w:p w14:paraId="1562FEBA" w14:textId="77777777" w:rsidR="001B1AE7" w:rsidRDefault="001B1AE7" w:rsidP="001B1AE7">
      <w:pPr>
        <w:pStyle w:val="MDPI38bullet"/>
        <w:numPr>
          <w:ilvl w:val="0"/>
          <w:numId w:val="0"/>
        </w:numPr>
      </w:pPr>
    </w:p>
    <w:p w14:paraId="1322D29B" w14:textId="145703FF" w:rsidR="00C445B1" w:rsidDel="00A14569" w:rsidRDefault="00B4011C" w:rsidP="001B1AE7">
      <w:pPr>
        <w:pStyle w:val="MDPI38bullet"/>
        <w:numPr>
          <w:ilvl w:val="0"/>
          <w:numId w:val="0"/>
        </w:numPr>
        <w:rPr>
          <w:del w:id="300" w:author="nmedina" w:date="2017-11-24T10:08:00Z"/>
        </w:rPr>
      </w:pPr>
      <w:r w:rsidRPr="001B1AE7">
        <w:rPr>
          <w:b/>
        </w:rPr>
        <w:t>General administration panel:</w:t>
      </w:r>
      <w:r w:rsidR="001B1AE7">
        <w:rPr>
          <w:b/>
        </w:rPr>
        <w:t xml:space="preserve"> </w:t>
      </w:r>
      <w:r>
        <w:t>Through the general panel will access all the functionalities of the system</w:t>
      </w:r>
      <w:r w:rsidR="002C32A4">
        <w:t>.</w:t>
      </w:r>
      <w:commentRangeEnd w:id="298"/>
      <w:r w:rsidR="00A14569">
        <w:rPr>
          <w:rStyle w:val="Refdecomentario"/>
          <w:rFonts w:ascii="Times New Roman" w:hAnsi="Times New Roman"/>
          <w:snapToGrid/>
          <w:lang w:bidi="ar-SA"/>
        </w:rPr>
        <w:commentReference w:id="298"/>
      </w:r>
    </w:p>
    <w:p w14:paraId="7CA5F9C8" w14:textId="77777777" w:rsidR="001B1AE7" w:rsidRDefault="001B1AE7" w:rsidP="001B1AE7">
      <w:pPr>
        <w:pStyle w:val="MDPI38bullet"/>
        <w:numPr>
          <w:ilvl w:val="0"/>
          <w:numId w:val="0"/>
        </w:numPr>
      </w:pPr>
    </w:p>
    <w:p w14:paraId="36456600" w14:textId="709412CA" w:rsidR="00B4011C" w:rsidRDefault="007F324B" w:rsidP="001B1AE7">
      <w:pPr>
        <w:pStyle w:val="MDPI38bullet"/>
        <w:numPr>
          <w:ilvl w:val="0"/>
          <w:numId w:val="0"/>
        </w:numPr>
      </w:pPr>
      <w:del w:id="301" w:author="Zoraida Callejas" w:date="2017-11-24T21:48:00Z">
        <w:r w:rsidDel="007E7F4D">
          <w:rPr>
            <w:b/>
          </w:rPr>
          <w:delText xml:space="preserve">Patient </w:delText>
        </w:r>
      </w:del>
      <w:ins w:id="302" w:author="Zoraida Callejas" w:date="2017-11-24T21:48:00Z">
        <w:r w:rsidR="007E7F4D">
          <w:rPr>
            <w:b/>
          </w:rPr>
          <w:t xml:space="preserve">User </w:t>
        </w:r>
      </w:ins>
      <w:r>
        <w:rPr>
          <w:b/>
        </w:rPr>
        <w:t>p</w:t>
      </w:r>
      <w:r w:rsidR="00B4011C" w:rsidRPr="00B4011C">
        <w:rPr>
          <w:b/>
        </w:rPr>
        <w:t>anel:</w:t>
      </w:r>
      <w:r w:rsidR="001B1AE7">
        <w:t xml:space="preserve"> </w:t>
      </w:r>
      <w:r w:rsidR="00B4011C">
        <w:t xml:space="preserve">Panel showing the list of </w:t>
      </w:r>
      <w:ins w:id="303" w:author="Zoraida Callejas" w:date="2017-11-24T21:48:00Z">
        <w:r w:rsidR="007E7F4D">
          <w:t>users</w:t>
        </w:r>
      </w:ins>
      <w:del w:id="304" w:author="Zoraida Callejas" w:date="2017-11-24T21:48:00Z">
        <w:r w:rsidR="00B4011C" w:rsidDel="007E7F4D">
          <w:delText>patients</w:delText>
        </w:r>
      </w:del>
      <w:r w:rsidR="00B4011C">
        <w:t xml:space="preserve"> associated with the nutritionist, showing the main data of the people monitored, and the options to add, display, edit and eliminate such users</w:t>
      </w:r>
      <w:r w:rsidR="00530B03">
        <w:t xml:space="preserve"> (Figure </w:t>
      </w:r>
      <w:r w:rsidR="0022695D">
        <w:rPr>
          <w:color w:val="0000FF"/>
        </w:rPr>
        <w:t>5</w:t>
      </w:r>
      <w:r w:rsidR="00530B03">
        <w:t>)</w:t>
      </w:r>
      <w:r w:rsidR="00B4011C">
        <w:t>.</w:t>
      </w:r>
    </w:p>
    <w:p w14:paraId="450EB0F0" w14:textId="207410D6" w:rsidR="003D029E" w:rsidRDefault="00B4011C" w:rsidP="001B1AE7">
      <w:pPr>
        <w:pStyle w:val="MDPI38bullet"/>
        <w:numPr>
          <w:ilvl w:val="0"/>
          <w:numId w:val="0"/>
        </w:numPr>
      </w:pPr>
      <w:del w:id="305" w:author="Zoraida Callejas" w:date="2017-11-24T21:48:00Z">
        <w:r w:rsidRPr="00B4011C" w:rsidDel="007E7F4D">
          <w:rPr>
            <w:b/>
          </w:rPr>
          <w:delText xml:space="preserve">Patient's </w:delText>
        </w:r>
      </w:del>
      <w:ins w:id="306" w:author="Zoraida Callejas" w:date="2017-11-24T21:48:00Z">
        <w:r w:rsidR="007E7F4D">
          <w:rPr>
            <w:b/>
          </w:rPr>
          <w:t>User</w:t>
        </w:r>
        <w:r w:rsidR="007E7F4D" w:rsidRPr="00B4011C">
          <w:rPr>
            <w:b/>
          </w:rPr>
          <w:t xml:space="preserve">'s </w:t>
        </w:r>
      </w:ins>
      <w:r w:rsidRPr="00B4011C">
        <w:rPr>
          <w:b/>
        </w:rPr>
        <w:t>personal calendar:</w:t>
      </w:r>
      <w:r w:rsidR="001B1AE7">
        <w:t xml:space="preserve"> </w:t>
      </w:r>
      <w:r w:rsidRPr="00B4011C">
        <w:t xml:space="preserve">Calendar where the </w:t>
      </w:r>
      <w:ins w:id="307" w:author="Zoraida Callejas" w:date="2017-11-24T21:48:00Z">
        <w:r w:rsidR="007E7F4D">
          <w:t xml:space="preserve">supervised </w:t>
        </w:r>
      </w:ins>
      <w:del w:id="308" w:author="Zoraida Callejas" w:date="2017-11-24T21:48:00Z">
        <w:r w:rsidRPr="00B4011C" w:rsidDel="007E7F4D">
          <w:delText xml:space="preserve">patient's </w:delText>
        </w:r>
      </w:del>
      <w:ins w:id="309" w:author="Zoraida Callejas" w:date="2017-11-24T21:48:00Z">
        <w:r w:rsidR="007E7F4D">
          <w:t>users'</w:t>
        </w:r>
        <w:r w:rsidR="007E7F4D" w:rsidRPr="00B4011C">
          <w:t xml:space="preserve"> </w:t>
        </w:r>
      </w:ins>
      <w:r w:rsidRPr="00B4011C">
        <w:t xml:space="preserve">food records and </w:t>
      </w:r>
      <w:r>
        <w:t>goals</w:t>
      </w:r>
      <w:r w:rsidRPr="00B4011C">
        <w:t xml:space="preserve"> are displayed</w:t>
      </w:r>
      <w:ins w:id="310" w:author="Zoraida Callejas" w:date="2017-11-24T21:51:00Z">
        <w:r w:rsidR="007E7F4D">
          <w:t xml:space="preserve"> (see Figure 4)</w:t>
        </w:r>
      </w:ins>
      <w:ins w:id="311" w:author="Zoraida Callejas" w:date="2017-11-24T21:48:00Z">
        <w:r w:rsidR="007E7F4D">
          <w:t>. The nutritionist will be</w:t>
        </w:r>
      </w:ins>
      <w:del w:id="312" w:author="Zoraida Callejas" w:date="2017-11-24T21:48:00Z">
        <w:r w:rsidRPr="00B4011C" w:rsidDel="007E7F4D">
          <w:delText>,</w:delText>
        </w:r>
      </w:del>
      <w:del w:id="313" w:author="Zoraida Callejas" w:date="2017-11-24T21:49:00Z">
        <w:r w:rsidRPr="00B4011C" w:rsidDel="007E7F4D">
          <w:delText xml:space="preserve"> being</w:delText>
        </w:r>
      </w:del>
      <w:r w:rsidRPr="00B4011C">
        <w:t xml:space="preserve"> able to interact with clicks, eliminating or adding new ones to the desired date. </w:t>
      </w:r>
      <w:r w:rsidR="007C3D13" w:rsidRPr="007C3D13">
        <w:t xml:space="preserve">This calendar is the main tool of communication with the supervised users, with it the nutritionists can observe the daily </w:t>
      </w:r>
      <w:del w:id="314" w:author="Zoraida Callejas" w:date="2017-11-24T21:49:00Z">
        <w:r w:rsidR="007C3D13" w:rsidRPr="007C3D13" w:rsidDel="007E7F4D">
          <w:delText xml:space="preserve">feeding </w:delText>
        </w:r>
      </w:del>
      <w:r w:rsidR="007C3D13" w:rsidRPr="007C3D13">
        <w:t>progress, breaking down the intakes in</w:t>
      </w:r>
      <w:ins w:id="315" w:author="Zoraida Callejas" w:date="2017-11-24T21:49:00Z">
        <w:r w:rsidR="007E7F4D">
          <w:t>to</w:t>
        </w:r>
      </w:ins>
      <w:r w:rsidR="007C3D13" w:rsidRPr="007C3D13">
        <w:t xml:space="preserve"> the different hours of the day and observing a summary of its nutritional composition. </w:t>
      </w:r>
      <w:del w:id="316" w:author="Zoraida Callejas" w:date="2017-11-24T21:49:00Z">
        <w:r w:rsidR="007C3D13" w:rsidRPr="007C3D13" w:rsidDel="007E7F4D">
          <w:delText xml:space="preserve">You </w:delText>
        </w:r>
      </w:del>
      <w:ins w:id="317" w:author="Zoraida Callejas" w:date="2017-11-24T21:49:00Z">
        <w:r w:rsidR="007E7F4D">
          <w:t>The nutritionist</w:t>
        </w:r>
        <w:r w:rsidR="007E7F4D" w:rsidRPr="007C3D13">
          <w:t xml:space="preserve"> </w:t>
        </w:r>
      </w:ins>
      <w:r w:rsidR="007C3D13" w:rsidRPr="007C3D13">
        <w:t xml:space="preserve">can interact with the calendar by clicking on the different days, establishing new records or goals that will be visible to users from the mobile application. </w:t>
      </w:r>
      <w:del w:id="318" w:author="Zoraida Callejas" w:date="2017-11-24T21:49:00Z">
        <w:r w:rsidR="007C3D13" w:rsidRPr="007C3D13" w:rsidDel="007E7F4D">
          <w:delText>You can also</w:delText>
        </w:r>
      </w:del>
      <w:ins w:id="319" w:author="Zoraida Callejas" w:date="2017-11-24T21:49:00Z">
        <w:r w:rsidR="007E7F4D">
          <w:t>It is also possible to</w:t>
        </w:r>
      </w:ins>
      <w:r w:rsidR="007C3D13" w:rsidRPr="007C3D13">
        <w:t xml:space="preserve"> interact with the goals or records already inserted to </w:t>
      </w:r>
      <w:del w:id="320" w:author="Zoraida Callejas" w:date="2017-11-24T21:49:00Z">
        <w:r w:rsidR="007C3D13" w:rsidRPr="007C3D13" w:rsidDel="007E7F4D">
          <w:delText>consult you</w:delText>
        </w:r>
      </w:del>
      <w:ins w:id="321" w:author="Zoraida Callejas" w:date="2017-11-24T21:50:00Z">
        <w:r w:rsidR="007E7F4D">
          <w:t xml:space="preserve">obtain more details </w:t>
        </w:r>
      </w:ins>
      <w:del w:id="322" w:author="Zoraida Callejas" w:date="2017-11-24T21:49:00Z">
        <w:r w:rsidR="007C3D13" w:rsidRPr="007C3D13" w:rsidDel="007E7F4D">
          <w:delText>r</w:delText>
        </w:r>
      </w:del>
      <w:del w:id="323" w:author="Zoraida Callejas" w:date="2017-11-24T21:50:00Z">
        <w:r w:rsidR="007C3D13" w:rsidRPr="007C3D13" w:rsidDel="007E7F4D">
          <w:delText xml:space="preserve"> information</w:delText>
        </w:r>
      </w:del>
      <w:r w:rsidR="007C3D13" w:rsidRPr="007C3D13">
        <w:t xml:space="preserve"> or to remove them from the patient's calendar.</w:t>
      </w:r>
      <w:r w:rsidR="003D029E">
        <w:t xml:space="preserve"> </w:t>
      </w:r>
    </w:p>
    <w:p w14:paraId="178DB4D1" w14:textId="4F0CB955" w:rsidR="003D029E" w:rsidRDefault="003D029E" w:rsidP="001B1AE7">
      <w:pPr>
        <w:pStyle w:val="MDPI38bullet"/>
        <w:numPr>
          <w:ilvl w:val="0"/>
          <w:numId w:val="0"/>
        </w:numPr>
      </w:pPr>
      <w:commentRangeStart w:id="324"/>
      <w:r w:rsidRPr="003D029E">
        <w:t xml:space="preserve">Nutritional goals are diet mechanisms </w:t>
      </w:r>
      <w:commentRangeEnd w:id="324"/>
      <w:r w:rsidR="00A14569">
        <w:rPr>
          <w:rStyle w:val="Refdecomentario"/>
          <w:rFonts w:ascii="Times New Roman" w:hAnsi="Times New Roman"/>
          <w:snapToGrid/>
          <w:lang w:bidi="ar-SA"/>
        </w:rPr>
        <w:commentReference w:id="324"/>
      </w:r>
      <w:r w:rsidRPr="003D029E">
        <w:t xml:space="preserve">where nutritionists associate a target food to eat, a certain amount and a deadline to achieve that goal. The goals are updating their progress according to the food records of the monitored user. </w:t>
      </w:r>
      <w:ins w:id="325" w:author="Zoraida Callejas" w:date="2017-11-24T21:50:00Z">
        <w:r w:rsidR="007E7F4D">
          <w:t>It is possible to</w:t>
        </w:r>
      </w:ins>
      <w:del w:id="326" w:author="Zoraida Callejas" w:date="2017-11-24T21:50:00Z">
        <w:r w:rsidRPr="003D029E" w:rsidDel="007E7F4D">
          <w:delText>You can</w:delText>
        </w:r>
      </w:del>
      <w:r w:rsidRPr="003D029E">
        <w:t xml:space="preserve"> enter daily goals or goals </w:t>
      </w:r>
      <w:del w:id="327" w:author="Zoraida Callejas" w:date="2017-11-24T21:50:00Z">
        <w:r w:rsidRPr="003D029E" w:rsidDel="007E7F4D">
          <w:delText xml:space="preserve">whose </w:delText>
        </w:r>
      </w:del>
      <w:ins w:id="328" w:author="Zoraida Callejas" w:date="2017-11-24T21:50:00Z">
        <w:r w:rsidR="007E7F4D">
          <w:t xml:space="preserve">with a certain </w:t>
        </w:r>
      </w:ins>
      <w:r w:rsidRPr="003D029E">
        <w:t>duration</w:t>
      </w:r>
      <w:del w:id="329" w:author="Zoraida Callejas" w:date="2017-11-24T21:50:00Z">
        <w:r w:rsidRPr="003D029E" w:rsidDel="007E7F4D">
          <w:delText xml:space="preserve"> is of the desired time</w:delText>
        </w:r>
      </w:del>
      <w:r w:rsidRPr="003D029E">
        <w:t xml:space="preserve">. With this mechanism, nutritionists can create specific diets by setting a specific time for each food of the goal, for example, establishing a food goal of </w:t>
      </w:r>
      <w:del w:id="330" w:author="Zoraida Callejas" w:date="2017-11-24T21:51:00Z">
        <w:r w:rsidRPr="003D029E" w:rsidDel="007E7F4D">
          <w:delText xml:space="preserve">ingesting </w:delText>
        </w:r>
      </w:del>
      <w:ins w:id="331" w:author="Zoraida Callejas" w:date="2017-11-24T21:51:00Z">
        <w:r w:rsidR="007E7F4D">
          <w:t>drinking</w:t>
        </w:r>
        <w:r w:rsidR="007E7F4D" w:rsidRPr="003D029E">
          <w:t xml:space="preserve"> </w:t>
        </w:r>
      </w:ins>
      <w:r w:rsidRPr="003D029E">
        <w:t xml:space="preserve">a glass of milk at breakfast and establishing the specific day for that goal, continuing with another food for </w:t>
      </w:r>
      <w:ins w:id="332" w:author="Zoraida Callejas" w:date="2017-11-24T21:51:00Z">
        <w:r w:rsidR="007E7F4D">
          <w:t>l</w:t>
        </w:r>
      </w:ins>
      <w:del w:id="333" w:author="Zoraida Callejas" w:date="2017-11-24T21:51:00Z">
        <w:r w:rsidRPr="003D029E" w:rsidDel="007E7F4D">
          <w:delText>L</w:delText>
        </w:r>
      </w:del>
      <w:r w:rsidRPr="003D029E">
        <w:t>unch</w:t>
      </w:r>
      <w:ins w:id="334" w:author="Zoraida Callejas" w:date="2017-11-24T21:51:00Z">
        <w:r w:rsidR="007E7F4D">
          <w:t>,</w:t>
        </w:r>
      </w:ins>
      <w:r w:rsidRPr="003D029E">
        <w:t xml:space="preserve"> etc.</w:t>
      </w:r>
    </w:p>
    <w:p w14:paraId="5C0EBD08" w14:textId="743051E3" w:rsidR="00B4011C" w:rsidRDefault="00B4011C" w:rsidP="001B1AE7">
      <w:pPr>
        <w:pStyle w:val="MDPI38bullet"/>
        <w:numPr>
          <w:ilvl w:val="0"/>
          <w:numId w:val="0"/>
        </w:numPr>
      </w:pPr>
      <w:del w:id="335" w:author="Zoraida Callejas" w:date="2017-11-24T21:52:00Z">
        <w:r w:rsidRPr="00B4011C" w:rsidDel="007E7F4D">
          <w:delText xml:space="preserve">The registration and </w:delText>
        </w:r>
        <w:r w:rsidDel="007E7F4D">
          <w:delText>goals form</w:delText>
        </w:r>
        <w:r w:rsidRPr="00B4011C" w:rsidDel="007E7F4D">
          <w:delText xml:space="preserve"> autocomplete the food to select through a query to available food</w:delText>
        </w:r>
        <w:r w:rsidR="00530B03" w:rsidDel="007E7F4D">
          <w:delText xml:space="preserve"> (</w:delText>
        </w:r>
      </w:del>
      <w:del w:id="336" w:author="Zoraida Callejas" w:date="2017-11-24T21:51:00Z">
        <w:r w:rsidR="00530B03" w:rsidDel="007E7F4D">
          <w:delText xml:space="preserve">Figure </w:delText>
        </w:r>
        <w:r w:rsidR="00650C7C" w:rsidDel="007E7F4D">
          <w:rPr>
            <w:color w:val="0000FF"/>
          </w:rPr>
          <w:delText>4</w:delText>
        </w:r>
        <w:r w:rsidR="00530B03" w:rsidDel="007E7F4D">
          <w:delText>)</w:delText>
        </w:r>
        <w:r w:rsidRPr="00B4011C" w:rsidDel="007E7F4D">
          <w:delText>.</w:delText>
        </w:r>
      </w:del>
    </w:p>
    <w:p w14:paraId="128B8084" w14:textId="77777777" w:rsidR="00734103" w:rsidRDefault="00734103" w:rsidP="00734103">
      <w:pPr>
        <w:pStyle w:val="MDPI51figurecaption"/>
        <w:keepNext/>
        <w:ind w:left="0" w:right="55"/>
        <w:jc w:val="center"/>
      </w:pPr>
      <w:commentRangeStart w:id="337"/>
      <w:r>
        <w:rPr>
          <w:noProof/>
          <w:lang w:val="es-ES_tradnl" w:eastAsia="es-ES_tradnl" w:bidi="ar-SA"/>
        </w:rPr>
        <w:lastRenderedPageBreak/>
        <w:drawing>
          <wp:inline distT="0" distB="0" distL="0" distR="0" wp14:anchorId="406D5B16" wp14:editId="3E4C2A31">
            <wp:extent cx="5400040" cy="2644775"/>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44775"/>
                    </a:xfrm>
                    <a:prstGeom prst="rect">
                      <a:avLst/>
                    </a:prstGeom>
                  </pic:spPr>
                </pic:pic>
              </a:graphicData>
            </a:graphic>
          </wp:inline>
        </w:drawing>
      </w:r>
      <w:commentRangeEnd w:id="337"/>
      <w:r w:rsidR="007E7F4D">
        <w:rPr>
          <w:rStyle w:val="Refdecomentario"/>
          <w:rFonts w:ascii="Times New Roman" w:hAnsi="Times New Roman"/>
          <w:lang w:bidi="ar-SA"/>
        </w:rPr>
        <w:commentReference w:id="337"/>
      </w:r>
    </w:p>
    <w:p w14:paraId="0CCDF0F1" w14:textId="79C47C35" w:rsidR="00734103" w:rsidRDefault="00734103" w:rsidP="00734103">
      <w:pPr>
        <w:pStyle w:val="MDPI51figurecaption"/>
        <w:ind w:left="0" w:right="55"/>
        <w:jc w:val="center"/>
      </w:pPr>
      <w:r w:rsidRPr="00124D4E">
        <w:rPr>
          <w:b/>
        </w:rPr>
        <w:t xml:space="preserve">Figure </w:t>
      </w:r>
      <w:r w:rsidR="00650C7C">
        <w:rPr>
          <w:b/>
        </w:rPr>
        <w:t>4</w:t>
      </w:r>
      <w:r w:rsidRPr="00124D4E">
        <w:rPr>
          <w:b/>
        </w:rPr>
        <w:t>.</w:t>
      </w:r>
      <w:r>
        <w:t xml:space="preserve"> </w:t>
      </w:r>
      <w:del w:id="338" w:author="Zoraida Callejas" w:date="2017-11-24T21:48:00Z">
        <w:r w:rsidRPr="00CE29CB" w:rsidDel="007E7F4D">
          <w:delText xml:space="preserve">Patient's </w:delText>
        </w:r>
      </w:del>
      <w:ins w:id="339" w:author="Zoraida Callejas" w:date="2017-11-24T21:48:00Z">
        <w:r w:rsidR="007E7F4D">
          <w:t>User</w:t>
        </w:r>
        <w:r w:rsidR="007E7F4D" w:rsidRPr="00CE29CB">
          <w:t xml:space="preserve">'s </w:t>
        </w:r>
      </w:ins>
      <w:r w:rsidRPr="00CE29CB">
        <w:t>personal calendar.</w:t>
      </w:r>
    </w:p>
    <w:p w14:paraId="4106E05D" w14:textId="4C5077A3" w:rsidR="00734103" w:rsidRDefault="007E7F4D" w:rsidP="001B1AE7">
      <w:pPr>
        <w:pStyle w:val="MDPI38bullet"/>
        <w:numPr>
          <w:ilvl w:val="0"/>
          <w:numId w:val="0"/>
        </w:numPr>
      </w:pPr>
      <w:ins w:id="340" w:author="Zoraida Callejas" w:date="2017-11-24T21:52:00Z">
        <w:r>
          <w:rPr>
            <w:b/>
          </w:rPr>
          <w:t>User</w:t>
        </w:r>
      </w:ins>
      <w:del w:id="341" w:author="Zoraida Callejas" w:date="2017-11-24T21:52:00Z">
        <w:r w:rsidR="00790444" w:rsidRPr="00790444" w:rsidDel="007E7F4D">
          <w:rPr>
            <w:b/>
          </w:rPr>
          <w:delText>Patient</w:delText>
        </w:r>
      </w:del>
      <w:r w:rsidR="00790444" w:rsidRPr="00790444">
        <w:rPr>
          <w:b/>
        </w:rPr>
        <w:t xml:space="preserve"> </w:t>
      </w:r>
      <w:ins w:id="342" w:author="nmedina" w:date="2017-11-24T10:09:00Z">
        <w:r w:rsidR="00A14569">
          <w:rPr>
            <w:b/>
          </w:rPr>
          <w:t>s</w:t>
        </w:r>
      </w:ins>
      <w:del w:id="343" w:author="nmedina" w:date="2017-11-24T10:09:00Z">
        <w:r w:rsidR="00790444" w:rsidRPr="00790444" w:rsidDel="00A14569">
          <w:rPr>
            <w:b/>
          </w:rPr>
          <w:delText>S</w:delText>
        </w:r>
      </w:del>
      <w:r w:rsidR="00790444" w:rsidRPr="00790444">
        <w:rPr>
          <w:b/>
        </w:rPr>
        <w:t>tatistics:</w:t>
      </w:r>
      <w:r w:rsidR="001B1AE7">
        <w:t xml:space="preserve"> </w:t>
      </w:r>
      <w:r w:rsidR="00790444">
        <w:t xml:space="preserve">Section where to generate a statistical report of the </w:t>
      </w:r>
      <w:del w:id="344" w:author="Zoraida Callejas" w:date="2017-11-24T21:52:00Z">
        <w:r w:rsidR="00790444" w:rsidDel="007E7F4D">
          <w:delText xml:space="preserve">patient </w:delText>
        </w:r>
      </w:del>
      <w:ins w:id="345" w:author="Zoraida Callejas" w:date="2017-11-24T21:52:00Z">
        <w:r>
          <w:t xml:space="preserve">supervised user </w:t>
        </w:r>
      </w:ins>
      <w:r w:rsidR="00790444">
        <w:t xml:space="preserve">from the records recorded in the selected month, comparing these results with a table of </w:t>
      </w:r>
      <w:r w:rsidR="00DC6769">
        <w:t>RDA</w:t>
      </w:r>
      <w:r w:rsidR="00790444">
        <w:t xml:space="preserve"> (daily recommended </w:t>
      </w:r>
      <w:r w:rsidR="00DC6769">
        <w:t>allowance</w:t>
      </w:r>
      <w:r w:rsidR="00790444">
        <w:t>) registered by that nutritionist and previously selected and where to observe a weekly summary disaggregated in timetables for the main macronutrients</w:t>
      </w:r>
      <w:r w:rsidR="00942256">
        <w:t>.</w:t>
      </w:r>
    </w:p>
    <w:p w14:paraId="3FDA2E32" w14:textId="4970AB8F" w:rsidR="00734103" w:rsidDel="00A14569" w:rsidRDefault="00734103" w:rsidP="00AE0A3C">
      <w:pPr>
        <w:pStyle w:val="MDPI38bullet"/>
        <w:numPr>
          <w:ilvl w:val="0"/>
          <w:numId w:val="0"/>
        </w:numPr>
        <w:ind w:left="425"/>
        <w:rPr>
          <w:del w:id="346" w:author="nmedina" w:date="2017-11-24T10:09:00Z"/>
        </w:rPr>
      </w:pPr>
    </w:p>
    <w:p w14:paraId="7E0196D3" w14:textId="1294ED32" w:rsidR="00790444" w:rsidRDefault="007F324B" w:rsidP="001B1AE7">
      <w:pPr>
        <w:pStyle w:val="MDPI38bullet"/>
        <w:numPr>
          <w:ilvl w:val="0"/>
          <w:numId w:val="0"/>
        </w:numPr>
      </w:pPr>
      <w:del w:id="347" w:author="Zoraida Callejas" w:date="2017-11-24T21:52:00Z">
        <w:r w:rsidDel="007E7F4D">
          <w:rPr>
            <w:b/>
          </w:rPr>
          <w:delText>Nutritionist</w:delText>
        </w:r>
        <w:r w:rsidR="007D7CB6" w:rsidDel="007E7F4D">
          <w:rPr>
            <w:b/>
          </w:rPr>
          <w:delText>s</w:delText>
        </w:r>
      </w:del>
      <w:ins w:id="348" w:author="Zoraida Callejas" w:date="2017-11-24T21:52:00Z">
        <w:r w:rsidR="007E7F4D">
          <w:rPr>
            <w:b/>
          </w:rPr>
          <w:t>Nutritionist’s</w:t>
        </w:r>
      </w:ins>
      <w:r>
        <w:rPr>
          <w:b/>
        </w:rPr>
        <w:t xml:space="preserve"> panel</w:t>
      </w:r>
      <w:r w:rsidR="00790444" w:rsidRPr="00B4011C">
        <w:rPr>
          <w:b/>
        </w:rPr>
        <w:t>:</w:t>
      </w:r>
      <w:r w:rsidR="001B1AE7">
        <w:t xml:space="preserve"> </w:t>
      </w:r>
      <w:ins w:id="349" w:author="Zoraida Callejas" w:date="2017-11-24T21:53:00Z">
        <w:r w:rsidR="0023660D">
          <w:t xml:space="preserve">This is the </w:t>
        </w:r>
      </w:ins>
      <w:ins w:id="350" w:author="Zoraida Callejas" w:date="2017-11-24T21:54:00Z">
        <w:r w:rsidR="0023660D">
          <w:t>management</w:t>
        </w:r>
      </w:ins>
      <w:ins w:id="351" w:author="Zoraida Callejas" w:date="2017-11-24T21:53:00Z">
        <w:r w:rsidR="0023660D">
          <w:t xml:space="preserve"> </w:t>
        </w:r>
      </w:ins>
      <w:ins w:id="352" w:author="Zoraida Callejas" w:date="2017-11-24T21:54:00Z">
        <w:r w:rsidR="0023660D">
          <w:t>panel for the system administrator to add, edir or remove nutritionist users.</w:t>
        </w:r>
      </w:ins>
      <w:del w:id="353" w:author="Zoraida Callejas" w:date="2017-11-24T21:52:00Z">
        <w:r w:rsidRPr="007F324B" w:rsidDel="007E7F4D">
          <w:delText>P</w:delText>
        </w:r>
      </w:del>
      <w:del w:id="354" w:author="Zoraida Callejas" w:date="2017-11-24T21:53:00Z">
        <w:r w:rsidRPr="007F324B" w:rsidDel="0023660D">
          <w:delText xml:space="preserve">anel </w:delText>
        </w:r>
      </w:del>
      <w:del w:id="355" w:author="Zoraida Callejas" w:date="2017-11-24T21:52:00Z">
        <w:r w:rsidRPr="007F324B" w:rsidDel="007E7F4D">
          <w:delText>of management of</w:delText>
        </w:r>
      </w:del>
      <w:del w:id="356" w:author="Zoraida Callejas" w:date="2017-11-24T21:53:00Z">
        <w:r w:rsidRPr="007F324B" w:rsidDel="0023660D">
          <w:delText xml:space="preserve"> nutritionists working in the system</w:delText>
        </w:r>
      </w:del>
      <w:del w:id="357" w:author="Zoraida Callejas" w:date="2017-11-24T21:52:00Z">
        <w:r w:rsidRPr="007F324B" w:rsidDel="007E7F4D">
          <w:delText>,</w:delText>
        </w:r>
      </w:del>
      <w:del w:id="358" w:author="Zoraida Callejas" w:date="2017-11-24T21:53:00Z">
        <w:r w:rsidRPr="007F324B" w:rsidDel="007E7F4D">
          <w:delText xml:space="preserve"> differentiating if they have the ability to access this panel to manage other nutritionists through the field S.Admin. From this panel can be</w:delText>
        </w:r>
        <w:r w:rsidRPr="007F324B" w:rsidDel="0023660D">
          <w:delText xml:space="preserve"> add</w:delText>
        </w:r>
        <w:r w:rsidRPr="007F324B" w:rsidDel="007E7F4D">
          <w:delText>ed</w:delText>
        </w:r>
        <w:r w:rsidRPr="007F324B" w:rsidDel="0023660D">
          <w:delText xml:space="preserve">, delete or modify </w:delText>
        </w:r>
        <w:r w:rsidRPr="007F324B" w:rsidDel="007E7F4D">
          <w:delText xml:space="preserve">the </w:delText>
        </w:r>
        <w:r w:rsidR="008A24C3" w:rsidRPr="007F324B" w:rsidDel="007E7F4D">
          <w:delText xml:space="preserve">nutritionist </w:delText>
        </w:r>
        <w:r w:rsidRPr="007F324B" w:rsidDel="0023660D">
          <w:delText>users of the system</w:delText>
        </w:r>
      </w:del>
      <w:r w:rsidR="00942256">
        <w:t>.</w:t>
      </w:r>
    </w:p>
    <w:p w14:paraId="1E042819" w14:textId="26441188" w:rsidR="007D7CB6" w:rsidDel="00A14569" w:rsidRDefault="007D7CB6" w:rsidP="00B4011C">
      <w:pPr>
        <w:pStyle w:val="MDPI38bullet"/>
        <w:numPr>
          <w:ilvl w:val="0"/>
          <w:numId w:val="0"/>
        </w:numPr>
        <w:ind w:left="426"/>
        <w:rPr>
          <w:del w:id="359" w:author="nmedina" w:date="2017-11-24T10:09:00Z"/>
        </w:rPr>
      </w:pPr>
    </w:p>
    <w:p w14:paraId="659B04C0" w14:textId="5834FC95" w:rsidR="00DB7DE9" w:rsidRDefault="007F324B" w:rsidP="001B1AE7">
      <w:pPr>
        <w:pStyle w:val="MDPI38bullet"/>
        <w:numPr>
          <w:ilvl w:val="0"/>
          <w:numId w:val="0"/>
        </w:numPr>
      </w:pPr>
      <w:del w:id="360" w:author="Zoraida Callejas" w:date="2017-11-24T21:54:00Z">
        <w:r w:rsidRPr="007F324B" w:rsidDel="0023660D">
          <w:rPr>
            <w:b/>
          </w:rPr>
          <w:delText>Management of food available in the system</w:delText>
        </w:r>
      </w:del>
      <w:ins w:id="361" w:author="Zoraida Callejas" w:date="2017-11-24T21:54:00Z">
        <w:r w:rsidR="0023660D">
          <w:rPr>
            <w:b/>
          </w:rPr>
          <w:t xml:space="preserve">Food </w:t>
        </w:r>
        <w:del w:id="362" w:author="Angel Ruiz" w:date="2017-11-25T17:55:00Z">
          <w:r w:rsidR="0023660D" w:rsidDel="00FD6FB8">
            <w:rPr>
              <w:b/>
            </w:rPr>
            <w:delText>managament</w:delText>
          </w:r>
        </w:del>
      </w:ins>
      <w:ins w:id="363" w:author="Angel Ruiz" w:date="2017-11-25T17:55:00Z">
        <w:r w:rsidR="00FD6FB8">
          <w:rPr>
            <w:b/>
          </w:rPr>
          <w:t>management</w:t>
        </w:r>
      </w:ins>
      <w:r w:rsidRPr="007F324B">
        <w:rPr>
          <w:b/>
        </w:rPr>
        <w:t>:</w:t>
      </w:r>
      <w:r w:rsidR="001B1AE7">
        <w:t xml:space="preserve"> </w:t>
      </w:r>
      <w:r>
        <w:t xml:space="preserve">Panel that allows the creation, modification and elimination of new foods in the system. Such foods will be used by the mobile application and the patient's personal calendar for the incorporation of new food records or goals. It should be noted that this section indicates the elements necessary for food registration; that is, the photographs to be used in the mobile application, their correspondence in portions, and all the nutritional information of the food. The quantity selection system developed is based on choosing quantities from photographs that visually represent the portion size, and transparently each photograph would correspond to a size. For example: If we drink skimmed cow's milk, we can take a small cup, a medium cup or a bowl of large milk, where each container corresponds to a different portion. For </w:t>
      </w:r>
      <w:r w:rsidR="008A24C3">
        <w:t>example,</w:t>
      </w:r>
      <w:r>
        <w:t xml:space="preserve"> a small cup a portion of 100g, to the glass a portion of 200g and to the bowl one of 350g translating this to: cup = 1.0, cup = 2.0 and bowl = 3.5; since multiplying these portions by their correspondence would yield the equivalent of 100g, 200g and 350g. That is why one of the indispensable requirements is to correctly choose the equivalent photographs for the portions</w:t>
      </w:r>
      <w:r w:rsidR="00481B16">
        <w:t>.</w:t>
      </w:r>
    </w:p>
    <w:p w14:paraId="3D64C71C" w14:textId="77777777" w:rsidR="001B1AE7" w:rsidRDefault="001B1AE7" w:rsidP="001B1AE7">
      <w:pPr>
        <w:pStyle w:val="MDPI38bullet"/>
        <w:numPr>
          <w:ilvl w:val="0"/>
          <w:numId w:val="0"/>
        </w:numPr>
      </w:pPr>
    </w:p>
    <w:p w14:paraId="5F854C08" w14:textId="3E2A1752" w:rsidR="00DB7DE9" w:rsidRDefault="008A24C3" w:rsidP="001B1AE7">
      <w:pPr>
        <w:pStyle w:val="MDPI38bullet"/>
        <w:numPr>
          <w:ilvl w:val="0"/>
          <w:numId w:val="0"/>
        </w:numPr>
      </w:pPr>
      <w:r w:rsidRPr="008A24C3">
        <w:rPr>
          <w:b/>
        </w:rPr>
        <w:t>Management of daily</w:t>
      </w:r>
      <w:ins w:id="364" w:author="Zoraida Callejas" w:date="2017-11-24T21:57:00Z">
        <w:r w:rsidR="0023660D">
          <w:rPr>
            <w:b/>
          </w:rPr>
          <w:t>-</w:t>
        </w:r>
      </w:ins>
      <w:del w:id="365" w:author="Zoraida Callejas" w:date="2017-11-24T21:57:00Z">
        <w:r w:rsidRPr="008A24C3" w:rsidDel="0023660D">
          <w:rPr>
            <w:b/>
          </w:rPr>
          <w:delText xml:space="preserve"> </w:delText>
        </w:r>
      </w:del>
      <w:r w:rsidRPr="008A24C3">
        <w:rPr>
          <w:b/>
        </w:rPr>
        <w:t>recommended allowance (RDA) tables:</w:t>
      </w:r>
      <w:r w:rsidR="001B1AE7">
        <w:t xml:space="preserve"> </w:t>
      </w:r>
      <w:r w:rsidRPr="008A24C3">
        <w:t xml:space="preserve">Panel </w:t>
      </w:r>
      <w:ins w:id="366" w:author="Zoraida Callejas" w:date="2017-11-24T21:57:00Z">
        <w:r w:rsidR="0023660D">
          <w:t xml:space="preserve">for the </w:t>
        </w:r>
      </w:ins>
      <w:del w:id="367" w:author="Zoraida Callejas" w:date="2017-11-24T21:57:00Z">
        <w:r w:rsidRPr="008A24C3" w:rsidDel="0023660D">
          <w:delText xml:space="preserve">of </w:delText>
        </w:r>
      </w:del>
      <w:r w:rsidRPr="008A24C3">
        <w:t>creation, modification and elimination of tables of information to make the statistical comparisons of the people monitored and to generate the reports already described above</w:t>
      </w:r>
      <w:r w:rsidR="00481B16">
        <w:t>.</w:t>
      </w:r>
    </w:p>
    <w:p w14:paraId="17C2AF7E" w14:textId="5494DEA9" w:rsidR="0081080B" w:rsidRPr="0023660D" w:rsidDel="00A14569" w:rsidRDefault="0081080B" w:rsidP="00DB7DE9">
      <w:pPr>
        <w:pStyle w:val="MDPI51figurecaption"/>
        <w:ind w:left="0" w:right="55"/>
        <w:jc w:val="center"/>
        <w:rPr>
          <w:del w:id="368" w:author="nmedina" w:date="2017-11-24T10:10:00Z"/>
          <w:b/>
          <w:i/>
          <w:rPrChange w:id="369" w:author="Zoraida Callejas" w:date="2017-11-24T21:57:00Z">
            <w:rPr>
              <w:del w:id="370" w:author="nmedina" w:date="2017-11-24T10:10:00Z"/>
            </w:rPr>
          </w:rPrChange>
        </w:rPr>
      </w:pPr>
    </w:p>
    <w:p w14:paraId="067A9177" w14:textId="170468F2" w:rsidR="005E5D4A" w:rsidRPr="0023660D" w:rsidRDefault="00236290" w:rsidP="00764FFB">
      <w:pPr>
        <w:pStyle w:val="MDPI22heading2"/>
        <w:rPr>
          <w:b/>
          <w:i w:val="0"/>
          <w:noProof w:val="0"/>
          <w:rPrChange w:id="371" w:author="Zoraida Callejas" w:date="2017-11-24T21:57:00Z">
            <w:rPr>
              <w:i w:val="0"/>
            </w:rPr>
          </w:rPrChange>
        </w:rPr>
      </w:pPr>
      <w:ins w:id="372" w:author="Zoraida Callejas" w:date="2017-11-24T21:29:00Z">
        <w:r w:rsidRPr="0023660D">
          <w:rPr>
            <w:b/>
            <w:i w:val="0"/>
            <w:noProof w:val="0"/>
            <w:rPrChange w:id="373" w:author="Zoraida Callejas" w:date="2017-11-24T21:57:00Z">
              <w:rPr/>
            </w:rPrChange>
          </w:rPr>
          <w:t>4</w:t>
        </w:r>
      </w:ins>
      <w:del w:id="374" w:author="Zoraida Callejas" w:date="2017-11-24T21:29:00Z">
        <w:r w:rsidR="00713287" w:rsidRPr="0023660D" w:rsidDel="00236290">
          <w:rPr>
            <w:b/>
            <w:i w:val="0"/>
            <w:noProof w:val="0"/>
            <w:rPrChange w:id="375" w:author="Zoraida Callejas" w:date="2017-11-24T21:57:00Z">
              <w:rPr/>
            </w:rPrChange>
          </w:rPr>
          <w:delText>3</w:delText>
        </w:r>
        <w:r w:rsidR="00764FFB" w:rsidRPr="0023660D" w:rsidDel="00236290">
          <w:rPr>
            <w:b/>
            <w:i w:val="0"/>
            <w:noProof w:val="0"/>
            <w:rPrChange w:id="376" w:author="Zoraida Callejas" w:date="2017-11-24T21:57:00Z">
              <w:rPr/>
            </w:rPrChange>
          </w:rPr>
          <w:delText>.</w:delText>
        </w:r>
      </w:del>
      <w:del w:id="377" w:author="Zoraida Callejas" w:date="2017-11-24T19:08:00Z">
        <w:r w:rsidR="00713287" w:rsidRPr="0023660D" w:rsidDel="00FB50EA">
          <w:rPr>
            <w:b/>
            <w:i w:val="0"/>
            <w:noProof w:val="0"/>
            <w:rPrChange w:id="378" w:author="Zoraida Callejas" w:date="2017-11-24T21:57:00Z">
              <w:rPr/>
            </w:rPrChange>
          </w:rPr>
          <w:delText>4</w:delText>
        </w:r>
      </w:del>
      <w:r w:rsidR="00764FFB" w:rsidRPr="0023660D">
        <w:rPr>
          <w:b/>
          <w:i w:val="0"/>
          <w:noProof w:val="0"/>
          <w:rPrChange w:id="379" w:author="Zoraida Callejas" w:date="2017-11-24T21:57:00Z">
            <w:rPr/>
          </w:rPrChange>
        </w:rPr>
        <w:t>.</w:t>
      </w:r>
      <w:r w:rsidR="00713287" w:rsidRPr="0023660D">
        <w:rPr>
          <w:b/>
          <w:i w:val="0"/>
          <w:noProof w:val="0"/>
          <w:rPrChange w:id="380" w:author="Zoraida Callejas" w:date="2017-11-24T21:57:00Z">
            <w:rPr/>
          </w:rPrChange>
        </w:rPr>
        <w:t>2.</w:t>
      </w:r>
      <w:r w:rsidR="00764FFB" w:rsidRPr="0023660D">
        <w:rPr>
          <w:b/>
          <w:i w:val="0"/>
          <w:noProof w:val="0"/>
          <w:rPrChange w:id="381" w:author="Zoraida Callejas" w:date="2017-11-24T21:57:00Z">
            <w:rPr/>
          </w:rPrChange>
        </w:rPr>
        <w:t xml:space="preserve"> Mobile</w:t>
      </w:r>
      <w:r w:rsidR="00481B16" w:rsidRPr="0023660D">
        <w:rPr>
          <w:b/>
          <w:i w:val="0"/>
          <w:noProof w:val="0"/>
          <w:rPrChange w:id="382" w:author="Zoraida Callejas" w:date="2017-11-24T21:57:00Z">
            <w:rPr/>
          </w:rPrChange>
        </w:rPr>
        <w:t xml:space="preserve"> platform</w:t>
      </w:r>
      <w:r w:rsidR="00764FFB" w:rsidRPr="0023660D">
        <w:rPr>
          <w:b/>
          <w:i w:val="0"/>
          <w:noProof w:val="0"/>
          <w:rPrChange w:id="383" w:author="Zoraida Callejas" w:date="2017-11-24T21:57:00Z">
            <w:rPr/>
          </w:rPrChange>
        </w:rPr>
        <w:t xml:space="preserve"> </w:t>
      </w:r>
    </w:p>
    <w:p w14:paraId="1A824800" w14:textId="25B10606" w:rsidR="00764FFB" w:rsidRDefault="009F25B1" w:rsidP="00764FFB">
      <w:pPr>
        <w:pStyle w:val="MDPI31text"/>
      </w:pPr>
      <w:r w:rsidRPr="009F25B1">
        <w:t xml:space="preserve">The main tool of monitored users is an Android based mobile application, which </w:t>
      </w:r>
      <w:del w:id="384" w:author="Zoraida Callejas" w:date="2017-11-24T21:57:00Z">
        <w:r w:rsidRPr="009F25B1" w:rsidDel="0023660D">
          <w:delText xml:space="preserve">will </w:delText>
        </w:r>
      </w:del>
      <w:r w:rsidRPr="009F25B1">
        <w:t>monitor</w:t>
      </w:r>
      <w:ins w:id="385" w:author="Zoraida Callejas" w:date="2017-11-24T21:57:00Z">
        <w:r w:rsidR="0023660D">
          <w:t>s</w:t>
        </w:r>
      </w:ins>
      <w:r w:rsidRPr="009F25B1">
        <w:t xml:space="preserve"> their eating habits, noting the food intake throughout the day, introducing a new record in their mobile application, and synchronizing </w:t>
      </w:r>
      <w:ins w:id="386" w:author="Zoraida Callejas" w:date="2017-11-24T21:58:00Z">
        <w:r w:rsidR="0023660D">
          <w:t xml:space="preserve">in a </w:t>
        </w:r>
      </w:ins>
      <w:r w:rsidRPr="009F25B1">
        <w:t>transparent way the data, so that almost in real time, the supervisors can keep track of the user.</w:t>
      </w:r>
      <w:r>
        <w:t xml:space="preserve"> </w:t>
      </w:r>
      <w:r w:rsidRPr="009F25B1">
        <w:t xml:space="preserve">Through a simple </w:t>
      </w:r>
      <w:r w:rsidR="006871F3" w:rsidRPr="009F25B1">
        <w:t>interface</w:t>
      </w:r>
      <w:r w:rsidR="006871F3">
        <w:t xml:space="preserve"> </w:t>
      </w:r>
      <w:commentRangeStart w:id="387"/>
      <w:r w:rsidR="006871F3">
        <w:t>[</w:t>
      </w:r>
      <w:r w:rsidR="006871F3" w:rsidRPr="006871F3">
        <w:rPr>
          <w:color w:val="0000FF"/>
        </w:rPr>
        <w:t>2</w:t>
      </w:r>
      <w:r w:rsidR="006871F3">
        <w:t>]</w:t>
      </w:r>
      <w:r w:rsidRPr="009F25B1">
        <w:t xml:space="preserve">, </w:t>
      </w:r>
      <w:commentRangeEnd w:id="387"/>
      <w:r w:rsidR="0023660D">
        <w:rPr>
          <w:rStyle w:val="Refdecomentario"/>
          <w:rFonts w:ascii="Times New Roman" w:hAnsi="Times New Roman"/>
          <w:snapToGrid/>
          <w:lang w:bidi="ar-SA"/>
        </w:rPr>
        <w:commentReference w:id="387"/>
      </w:r>
      <w:r w:rsidRPr="009F25B1">
        <w:t xml:space="preserve">users </w:t>
      </w:r>
      <w:ins w:id="388" w:author="Zoraida Callejas" w:date="2017-11-24T21:58:00Z">
        <w:r w:rsidR="0023660D">
          <w:t xml:space="preserve">can </w:t>
        </w:r>
      </w:ins>
      <w:r w:rsidRPr="009F25B1">
        <w:t>record</w:t>
      </w:r>
      <w:ins w:id="389" w:author="Zoraida Callejas" w:date="2017-11-24T21:58:00Z">
        <w:r w:rsidR="0023660D">
          <w:t xml:space="preserve"> the</w:t>
        </w:r>
      </w:ins>
      <w:r w:rsidRPr="009F25B1">
        <w:t xml:space="preserve"> food </w:t>
      </w:r>
      <w:r w:rsidRPr="009F25B1">
        <w:lastRenderedPageBreak/>
        <w:t>ingested using a simple form where with three steps they select the schedule of intake, food and quantity taken. For this, we have implemented a quantity selection system of images that show representations of different portions for the same food, for example; annotating a specific beverage, displaying images with different sizes, making the user choose the photograph that most resembles the portion ingested.</w:t>
      </w:r>
      <w:r w:rsidR="004F0449" w:rsidRPr="004F0449">
        <w:t xml:space="preserve"> This system module has the following functionalities:</w:t>
      </w:r>
    </w:p>
    <w:p w14:paraId="146EBA73" w14:textId="77777777" w:rsidR="005838B1" w:rsidRDefault="005838B1" w:rsidP="00764FFB">
      <w:pPr>
        <w:pStyle w:val="MDPI31text"/>
      </w:pPr>
    </w:p>
    <w:p w14:paraId="0C10A2D8" w14:textId="6BBB05CC" w:rsidR="00D1485B" w:rsidRDefault="004F0449" w:rsidP="005838B1">
      <w:pPr>
        <w:pStyle w:val="MDPI38bullet"/>
        <w:numPr>
          <w:ilvl w:val="0"/>
          <w:numId w:val="0"/>
        </w:numPr>
      </w:pPr>
      <w:r w:rsidRPr="004F0449">
        <w:rPr>
          <w:b/>
        </w:rPr>
        <w:t>Secure authentication:</w:t>
      </w:r>
      <w:r w:rsidR="001B1AE7">
        <w:t xml:space="preserve"> </w:t>
      </w:r>
      <w:r w:rsidRPr="004F0449">
        <w:t>Authentication protected by a generated token that only allows the connection to be opened from a point, thus making it unreachable.</w:t>
      </w:r>
    </w:p>
    <w:p w14:paraId="00DA5647" w14:textId="419BA700" w:rsidR="005838B1" w:rsidDel="00A14569" w:rsidRDefault="005838B1" w:rsidP="005838B1">
      <w:pPr>
        <w:pStyle w:val="MDPI38bullet"/>
        <w:numPr>
          <w:ilvl w:val="0"/>
          <w:numId w:val="0"/>
        </w:numPr>
        <w:rPr>
          <w:del w:id="390" w:author="nmedina" w:date="2017-11-24T10:11:00Z"/>
        </w:rPr>
      </w:pPr>
      <w:commentRangeStart w:id="391"/>
    </w:p>
    <w:p w14:paraId="4B7740CC" w14:textId="386DF480" w:rsidR="004F0449" w:rsidRDefault="004F0449" w:rsidP="005838B1">
      <w:pPr>
        <w:pStyle w:val="MDPI38bullet"/>
        <w:numPr>
          <w:ilvl w:val="0"/>
          <w:numId w:val="0"/>
        </w:numPr>
      </w:pPr>
      <w:r w:rsidRPr="004F0449">
        <w:rPr>
          <w:b/>
        </w:rPr>
        <w:t>Welcome screen and display of objectives:</w:t>
      </w:r>
      <w:r w:rsidR="001B1AE7">
        <w:t xml:space="preserve"> </w:t>
      </w:r>
      <w:r w:rsidRPr="004F0449">
        <w:t>An initial screen that welcomes greeting depending on the schedule. At the same time, it shows more interesting information</w:t>
      </w:r>
      <w:commentRangeEnd w:id="391"/>
      <w:r w:rsidR="00A14569">
        <w:rPr>
          <w:rStyle w:val="Refdecomentario"/>
          <w:rFonts w:ascii="Times New Roman" w:hAnsi="Times New Roman"/>
          <w:snapToGrid/>
          <w:lang w:bidi="ar-SA"/>
        </w:rPr>
        <w:commentReference w:id="391"/>
      </w:r>
      <w:r w:rsidRPr="004F0449">
        <w:t>, such as today's pending goals</w:t>
      </w:r>
      <w:r w:rsidR="003D029E">
        <w:t xml:space="preserve"> (diet plan system)</w:t>
      </w:r>
      <w:r w:rsidRPr="004F0449">
        <w:t>, indicating that it should be taken and which portion size.</w:t>
      </w:r>
      <w:r w:rsidR="00B02D62" w:rsidRPr="00B02D62">
        <w:t xml:space="preserve"> This screen also shows the main buttons of the application, the simplification of actions to return to the home panel, add a new record, or view the annotated records. By pressing the + button, a simple menu will be displayed, where the type of</w:t>
      </w:r>
      <w:r w:rsidR="002A6CEE">
        <w:t xml:space="preserve"> intake record will be selected (Figure </w:t>
      </w:r>
      <w:r w:rsidR="00650C7C">
        <w:rPr>
          <w:color w:val="0000FF"/>
        </w:rPr>
        <w:t>5</w:t>
      </w:r>
      <w:r w:rsidR="002A6CEE">
        <w:t>)</w:t>
      </w:r>
      <w:r w:rsidR="002A6CEE" w:rsidRPr="008A24C3">
        <w:t>.</w:t>
      </w:r>
    </w:p>
    <w:p w14:paraId="38FDC13B" w14:textId="0DFC89F7" w:rsidR="00D03D07" w:rsidRDefault="00D03D07" w:rsidP="00942256">
      <w:pPr>
        <w:pStyle w:val="MDPI31text"/>
        <w:ind w:firstLine="0"/>
      </w:pPr>
    </w:p>
    <w:p w14:paraId="79EAB638" w14:textId="77777777" w:rsidR="00D03D07" w:rsidRDefault="00D03D07" w:rsidP="0029171C">
      <w:pPr>
        <w:keepNext/>
        <w:jc w:val="center"/>
      </w:pPr>
      <w:commentRangeStart w:id="392"/>
      <w:r>
        <w:rPr>
          <w:noProof/>
          <w:lang w:val="es-ES_tradnl" w:eastAsia="es-ES_tradnl"/>
        </w:rPr>
        <w:drawing>
          <wp:inline distT="0" distB="0" distL="0" distR="0" wp14:anchorId="29DA99E4" wp14:editId="424E9087">
            <wp:extent cx="1971460" cy="3246634"/>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6123" cy="3270781"/>
                    </a:xfrm>
                    <a:prstGeom prst="rect">
                      <a:avLst/>
                    </a:prstGeom>
                  </pic:spPr>
                </pic:pic>
              </a:graphicData>
            </a:graphic>
          </wp:inline>
        </w:drawing>
      </w:r>
      <w:commentRangeEnd w:id="392"/>
      <w:r w:rsidR="00A14569">
        <w:rPr>
          <w:rStyle w:val="Refdecomentario"/>
        </w:rPr>
        <w:commentReference w:id="392"/>
      </w:r>
      <w:r w:rsidR="0029171C">
        <w:t xml:space="preserve">          </w:t>
      </w:r>
      <w:commentRangeStart w:id="393"/>
      <w:r>
        <w:rPr>
          <w:noProof/>
          <w:lang w:val="es-ES_tradnl" w:eastAsia="es-ES_tradnl"/>
        </w:rPr>
        <w:drawing>
          <wp:inline distT="0" distB="0" distL="0" distR="0" wp14:anchorId="5B0B6D93" wp14:editId="607774C5">
            <wp:extent cx="1985124" cy="3256908"/>
            <wp:effectExtent l="0" t="0" r="0" b="127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3331" cy="3286780"/>
                    </a:xfrm>
                    <a:prstGeom prst="rect">
                      <a:avLst/>
                    </a:prstGeom>
                  </pic:spPr>
                </pic:pic>
              </a:graphicData>
            </a:graphic>
          </wp:inline>
        </w:drawing>
      </w:r>
      <w:commentRangeEnd w:id="393"/>
      <w:r w:rsidR="00A14569">
        <w:rPr>
          <w:rStyle w:val="Refdecomentario"/>
        </w:rPr>
        <w:commentReference w:id="393"/>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417"/>
      </w:tblGrid>
      <w:tr w:rsidR="0029171C" w14:paraId="51EE41C0" w14:textId="77777777" w:rsidTr="00BC2238">
        <w:trPr>
          <w:trHeight w:val="85"/>
          <w:jc w:val="center"/>
        </w:trPr>
        <w:tc>
          <w:tcPr>
            <w:tcW w:w="4417" w:type="dxa"/>
            <w:vAlign w:val="center"/>
          </w:tcPr>
          <w:p w14:paraId="3C5D6E9E" w14:textId="77777777" w:rsidR="0029171C" w:rsidRPr="0029171C" w:rsidRDefault="0029171C" w:rsidP="0029171C">
            <w:pPr>
              <w:pStyle w:val="MDPI52figure"/>
              <w:adjustRightInd w:val="0"/>
              <w:snapToGrid w:val="0"/>
              <w:rPr>
                <w:b/>
                <w:sz w:val="20"/>
              </w:rPr>
            </w:pPr>
            <w:r w:rsidRPr="0029171C">
              <w:rPr>
                <w:sz w:val="20"/>
              </w:rPr>
              <w:t>(</w:t>
            </w:r>
            <w:r w:rsidRPr="0029171C">
              <w:rPr>
                <w:b/>
                <w:sz w:val="20"/>
              </w:rPr>
              <w:t>a</w:t>
            </w:r>
            <w:r w:rsidRPr="0029171C">
              <w:rPr>
                <w:sz w:val="20"/>
              </w:rPr>
              <w:t>)</w:t>
            </w:r>
          </w:p>
        </w:tc>
        <w:tc>
          <w:tcPr>
            <w:tcW w:w="4417" w:type="dxa"/>
            <w:vAlign w:val="center"/>
          </w:tcPr>
          <w:p w14:paraId="67696901" w14:textId="77777777" w:rsidR="0029171C" w:rsidRPr="0029171C" w:rsidRDefault="0029171C" w:rsidP="0029171C">
            <w:pPr>
              <w:pStyle w:val="MDPI52figure"/>
              <w:adjustRightInd w:val="0"/>
              <w:snapToGrid w:val="0"/>
              <w:rPr>
                <w:b/>
                <w:sz w:val="20"/>
              </w:rPr>
            </w:pPr>
            <w:r w:rsidRPr="0029171C">
              <w:rPr>
                <w:sz w:val="20"/>
              </w:rPr>
              <w:t>(</w:t>
            </w:r>
            <w:r w:rsidRPr="0029171C">
              <w:rPr>
                <w:b/>
                <w:sz w:val="20"/>
              </w:rPr>
              <w:t>b</w:t>
            </w:r>
            <w:r w:rsidRPr="0029171C">
              <w:rPr>
                <w:sz w:val="20"/>
              </w:rPr>
              <w:t>)</w:t>
            </w:r>
          </w:p>
        </w:tc>
      </w:tr>
      <w:tr w:rsidR="0029171C" w14:paraId="7F53F2DE" w14:textId="77777777" w:rsidTr="0029171C">
        <w:trPr>
          <w:jc w:val="center"/>
        </w:trPr>
        <w:tc>
          <w:tcPr>
            <w:tcW w:w="4417" w:type="dxa"/>
            <w:vAlign w:val="center"/>
          </w:tcPr>
          <w:p w14:paraId="3C5D3C4A" w14:textId="77777777" w:rsidR="0029171C" w:rsidRDefault="0029171C" w:rsidP="00BC2238">
            <w:pPr>
              <w:keepNext/>
            </w:pPr>
          </w:p>
        </w:tc>
        <w:tc>
          <w:tcPr>
            <w:tcW w:w="4417" w:type="dxa"/>
            <w:vAlign w:val="center"/>
          </w:tcPr>
          <w:p w14:paraId="5FDEBF0B" w14:textId="77777777" w:rsidR="0029171C" w:rsidRDefault="0029171C" w:rsidP="00BC2238">
            <w:pPr>
              <w:keepNext/>
            </w:pPr>
          </w:p>
        </w:tc>
      </w:tr>
    </w:tbl>
    <w:p w14:paraId="529921BD" w14:textId="4E06BBCE" w:rsidR="00D03D07" w:rsidRDefault="0029171C" w:rsidP="00BC2238">
      <w:pPr>
        <w:pStyle w:val="MDPI51figurecaption"/>
        <w:ind w:left="0" w:right="55"/>
        <w:jc w:val="center"/>
      </w:pPr>
      <w:r w:rsidRPr="0029171C">
        <w:rPr>
          <w:b/>
        </w:rPr>
        <w:t xml:space="preserve">Figure </w:t>
      </w:r>
      <w:r w:rsidR="00650C7C">
        <w:rPr>
          <w:b/>
        </w:rPr>
        <w:t>5</w:t>
      </w:r>
      <w:r w:rsidRPr="0029171C">
        <w:rPr>
          <w:b/>
        </w:rPr>
        <w:t>.</w:t>
      </w:r>
      <w:r>
        <w:t xml:space="preserve"> </w:t>
      </w:r>
      <w:r w:rsidRPr="002E4A9C">
        <w:t>Welcome screen and display of outstanding goals.</w:t>
      </w:r>
    </w:p>
    <w:p w14:paraId="59F3F370" w14:textId="42E5FC10" w:rsidR="00481B16" w:rsidDel="00A14569" w:rsidRDefault="00481B16" w:rsidP="00BC2238">
      <w:pPr>
        <w:pStyle w:val="MDPI51figurecaption"/>
        <w:ind w:left="0" w:right="55"/>
        <w:jc w:val="center"/>
        <w:rPr>
          <w:del w:id="394" w:author="nmedina" w:date="2017-11-24T10:11:00Z"/>
        </w:rPr>
      </w:pPr>
    </w:p>
    <w:p w14:paraId="1C34E52D" w14:textId="733DB706" w:rsidR="004F0449" w:rsidRDefault="00B02D62" w:rsidP="00650C7C">
      <w:pPr>
        <w:pStyle w:val="MDPI38bullet"/>
        <w:numPr>
          <w:ilvl w:val="0"/>
          <w:numId w:val="0"/>
        </w:numPr>
      </w:pPr>
      <w:r>
        <w:rPr>
          <w:b/>
        </w:rPr>
        <w:t>Records system:</w:t>
      </w:r>
      <w:r w:rsidR="001B1AE7">
        <w:t xml:space="preserve"> </w:t>
      </w:r>
      <w:r w:rsidRPr="00B02D62">
        <w:t xml:space="preserve">Food selection screen </w:t>
      </w:r>
      <w:del w:id="395" w:author="Zoraida Callejas" w:date="2017-11-24T22:01:00Z">
        <w:r w:rsidRPr="00B02D62" w:rsidDel="0023660D">
          <w:delText xml:space="preserve">to record </w:delText>
        </w:r>
      </w:del>
      <w:ins w:id="396" w:author="Zoraida Callejas" w:date="2017-11-24T22:01:00Z">
        <w:r w:rsidR="0023660D">
          <w:t>th</w:t>
        </w:r>
      </w:ins>
      <w:ins w:id="397" w:author="Zoraida Callejas" w:date="2017-11-24T22:02:00Z">
        <w:r w:rsidR="0023660D">
          <w:t>at</w:t>
        </w:r>
      </w:ins>
      <w:ins w:id="398" w:author="Zoraida Callejas" w:date="2017-11-24T22:01:00Z">
        <w:r w:rsidR="0023660D">
          <w:t xml:space="preserve"> suggests foods </w:t>
        </w:r>
      </w:ins>
      <w:r w:rsidRPr="00B02D62">
        <w:t>obtained from the local database of the application</w:t>
      </w:r>
      <w:ins w:id="399" w:author="Zoraida Callejas" w:date="2017-11-24T22:02:00Z">
        <w:r w:rsidR="0023660D">
          <w:t>. Then, a</w:t>
        </w:r>
      </w:ins>
      <w:del w:id="400" w:author="Zoraida Callejas" w:date="2017-11-24T22:02:00Z">
        <w:r w:rsidRPr="00B02D62" w:rsidDel="0023660D">
          <w:delText>. And</w:delText>
        </w:r>
      </w:del>
      <w:r w:rsidRPr="00B02D62">
        <w:t xml:space="preserve"> quantity selection screen </w:t>
      </w:r>
      <w:ins w:id="401" w:author="Zoraida Callejas" w:date="2017-11-24T22:02:00Z">
        <w:r w:rsidR="0023660D">
          <w:t xml:space="preserve">is showed </w:t>
        </w:r>
      </w:ins>
      <w:r w:rsidRPr="00B02D62">
        <w:t>u</w:t>
      </w:r>
      <w:r w:rsidR="002A6CEE">
        <w:t xml:space="preserve">sing the method described above (Figure </w:t>
      </w:r>
      <w:r w:rsidR="00650C7C">
        <w:rPr>
          <w:color w:val="0000FF"/>
        </w:rPr>
        <w:t xml:space="preserve">6 </w:t>
      </w:r>
      <w:r w:rsidR="00942256" w:rsidRPr="00942256">
        <w:rPr>
          <w:color w:val="auto"/>
        </w:rPr>
        <w:t xml:space="preserve">and </w:t>
      </w:r>
      <w:r w:rsidR="00650C7C">
        <w:rPr>
          <w:color w:val="0000FF"/>
        </w:rPr>
        <w:t>7</w:t>
      </w:r>
      <w:r w:rsidR="002A6CEE">
        <w:t>)</w:t>
      </w:r>
      <w:r w:rsidR="002A6CEE" w:rsidRPr="008A24C3">
        <w:t>.</w:t>
      </w:r>
    </w:p>
    <w:p w14:paraId="3448A260" w14:textId="77777777" w:rsidR="00967209" w:rsidRDefault="00967209" w:rsidP="004F0449">
      <w:pPr>
        <w:pStyle w:val="MDPI31text"/>
        <w:ind w:firstLine="0"/>
      </w:pPr>
    </w:p>
    <w:p w14:paraId="618A0B19" w14:textId="130B6698" w:rsidR="00BC2238" w:rsidRDefault="00BC2238" w:rsidP="00BC2238">
      <w:pPr>
        <w:pStyle w:val="MDPI31text"/>
        <w:keepNext/>
        <w:ind w:firstLine="0"/>
        <w:jc w:val="center"/>
      </w:pPr>
      <w:r>
        <w:rPr>
          <w:noProof/>
          <w:lang w:val="es-ES_tradnl" w:eastAsia="es-ES_tradnl" w:bidi="ar-SA"/>
        </w:rPr>
        <w:lastRenderedPageBreak/>
        <w:drawing>
          <wp:inline distT="0" distB="0" distL="0" distR="0" wp14:anchorId="61C797A2" wp14:editId="638C6212">
            <wp:extent cx="1793454" cy="29718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3454" cy="2971800"/>
                    </a:xfrm>
                    <a:prstGeom prst="rect">
                      <a:avLst/>
                    </a:prstGeom>
                  </pic:spPr>
                </pic:pic>
              </a:graphicData>
            </a:graphic>
          </wp:inline>
        </w:drawing>
      </w:r>
      <w:r w:rsidR="00481B16">
        <w:t xml:space="preserve"> </w:t>
      </w:r>
      <w:r w:rsidR="00481B16">
        <w:rPr>
          <w:noProof/>
          <w:lang w:val="es-ES_tradnl" w:eastAsia="es-ES_tradnl" w:bidi="ar-SA"/>
        </w:rPr>
        <w:drawing>
          <wp:inline distT="0" distB="0" distL="0" distR="0" wp14:anchorId="2FACDBB9" wp14:editId="71BB89A8">
            <wp:extent cx="1793973" cy="2981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3973" cy="2981325"/>
                    </a:xfrm>
                    <a:prstGeom prst="rect">
                      <a:avLst/>
                    </a:prstGeom>
                  </pic:spPr>
                </pic:pic>
              </a:graphicData>
            </a:graphic>
          </wp:inline>
        </w:drawing>
      </w:r>
      <w:r w:rsidR="00481B16">
        <w:t xml:space="preserve"> </w:t>
      </w:r>
      <w:commentRangeStart w:id="402"/>
      <w:r w:rsidR="00481B16">
        <w:rPr>
          <w:noProof/>
          <w:lang w:val="es-ES_tradnl" w:eastAsia="es-ES_tradnl" w:bidi="ar-SA"/>
        </w:rPr>
        <w:drawing>
          <wp:inline distT="0" distB="0" distL="0" distR="0" wp14:anchorId="12016AFA" wp14:editId="0D1EC2E7">
            <wp:extent cx="1800225" cy="2964642"/>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14605" cy="2988323"/>
                    </a:xfrm>
                    <a:prstGeom prst="rect">
                      <a:avLst/>
                    </a:prstGeom>
                  </pic:spPr>
                </pic:pic>
              </a:graphicData>
            </a:graphic>
          </wp:inline>
        </w:drawing>
      </w:r>
      <w:commentRangeEnd w:id="402"/>
      <w:r w:rsidR="0023660D">
        <w:rPr>
          <w:rStyle w:val="Refdecomentario"/>
          <w:rFonts w:ascii="Times New Roman" w:hAnsi="Times New Roman"/>
          <w:snapToGrid/>
          <w:lang w:bidi="ar-SA"/>
        </w:rPr>
        <w:commentReference w:id="402"/>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835"/>
        <w:gridCol w:w="2977"/>
      </w:tblGrid>
      <w:tr w:rsidR="00481B16" w14:paraId="6D06A0B3" w14:textId="05562CDF" w:rsidTr="00481B16">
        <w:trPr>
          <w:trHeight w:val="85"/>
        </w:trPr>
        <w:tc>
          <w:tcPr>
            <w:tcW w:w="2977" w:type="dxa"/>
            <w:vAlign w:val="center"/>
          </w:tcPr>
          <w:p w14:paraId="476BFBF6" w14:textId="77777777" w:rsidR="00481B16" w:rsidRPr="0029171C" w:rsidRDefault="00481B16" w:rsidP="00481B16">
            <w:pPr>
              <w:pStyle w:val="MDPI52figure"/>
              <w:adjustRightInd w:val="0"/>
              <w:snapToGrid w:val="0"/>
              <w:rPr>
                <w:b/>
                <w:sz w:val="20"/>
              </w:rPr>
            </w:pPr>
            <w:r w:rsidRPr="0029171C">
              <w:rPr>
                <w:sz w:val="20"/>
              </w:rPr>
              <w:t>(</w:t>
            </w:r>
            <w:r w:rsidRPr="0029171C">
              <w:rPr>
                <w:b/>
                <w:sz w:val="20"/>
              </w:rPr>
              <w:t>a</w:t>
            </w:r>
            <w:r w:rsidRPr="0029171C">
              <w:rPr>
                <w:sz w:val="20"/>
              </w:rPr>
              <w:t>)</w:t>
            </w:r>
          </w:p>
        </w:tc>
        <w:tc>
          <w:tcPr>
            <w:tcW w:w="2835" w:type="dxa"/>
            <w:vAlign w:val="center"/>
          </w:tcPr>
          <w:p w14:paraId="14ADDD11" w14:textId="77777777" w:rsidR="00481B16" w:rsidRPr="0029171C" w:rsidRDefault="00481B16" w:rsidP="00704CCE">
            <w:pPr>
              <w:pStyle w:val="MDPI52figure"/>
              <w:adjustRightInd w:val="0"/>
              <w:snapToGrid w:val="0"/>
              <w:rPr>
                <w:b/>
                <w:sz w:val="20"/>
              </w:rPr>
            </w:pPr>
            <w:r w:rsidRPr="0029171C">
              <w:rPr>
                <w:sz w:val="20"/>
              </w:rPr>
              <w:t>(</w:t>
            </w:r>
            <w:r w:rsidRPr="0029171C">
              <w:rPr>
                <w:b/>
                <w:sz w:val="20"/>
              </w:rPr>
              <w:t>b</w:t>
            </w:r>
            <w:r w:rsidRPr="0029171C">
              <w:rPr>
                <w:sz w:val="20"/>
              </w:rPr>
              <w:t>)</w:t>
            </w:r>
          </w:p>
        </w:tc>
        <w:tc>
          <w:tcPr>
            <w:tcW w:w="2977" w:type="dxa"/>
          </w:tcPr>
          <w:p w14:paraId="56041398" w14:textId="5C3BC948" w:rsidR="00481B16" w:rsidRPr="0029171C" w:rsidRDefault="00481B16" w:rsidP="00704CCE">
            <w:pPr>
              <w:pStyle w:val="MDPI52figure"/>
              <w:adjustRightInd w:val="0"/>
              <w:snapToGrid w:val="0"/>
              <w:rPr>
                <w:sz w:val="20"/>
              </w:rPr>
            </w:pPr>
            <w:r>
              <w:rPr>
                <w:sz w:val="20"/>
              </w:rPr>
              <w:t>(c)</w:t>
            </w:r>
          </w:p>
        </w:tc>
      </w:tr>
    </w:tbl>
    <w:p w14:paraId="376B9176" w14:textId="77777777" w:rsidR="00481B16" w:rsidRDefault="00481B16" w:rsidP="00BC2238">
      <w:pPr>
        <w:pStyle w:val="MDPI31text"/>
        <w:keepNext/>
        <w:ind w:firstLine="0"/>
        <w:jc w:val="center"/>
      </w:pPr>
    </w:p>
    <w:p w14:paraId="07D8B034" w14:textId="6A68CB81" w:rsidR="00967209" w:rsidRDefault="00BC2238" w:rsidP="00BC2238">
      <w:pPr>
        <w:pStyle w:val="MDPI51figurecaption"/>
        <w:ind w:left="0" w:right="55"/>
        <w:jc w:val="center"/>
      </w:pPr>
      <w:r w:rsidRPr="00BC2238">
        <w:rPr>
          <w:b/>
        </w:rPr>
        <w:t xml:space="preserve">Figure </w:t>
      </w:r>
      <w:r w:rsidR="00650C7C">
        <w:rPr>
          <w:b/>
        </w:rPr>
        <w:t>6</w:t>
      </w:r>
      <w:r w:rsidRPr="00BC2238">
        <w:rPr>
          <w:b/>
        </w:rPr>
        <w:t xml:space="preserve">. </w:t>
      </w:r>
      <w:r w:rsidRPr="009D2D79">
        <w:t>Drop down to register a meal.</w:t>
      </w:r>
    </w:p>
    <w:p w14:paraId="0046982E" w14:textId="77777777" w:rsidR="00E11B0B" w:rsidRDefault="00E11B0B" w:rsidP="00E11B0B">
      <w:pPr>
        <w:pStyle w:val="MDPI51figurecaption"/>
        <w:keepNext/>
        <w:ind w:left="0" w:right="55"/>
        <w:jc w:val="center"/>
      </w:pPr>
      <w:commentRangeStart w:id="403"/>
      <w:r>
        <w:rPr>
          <w:noProof/>
          <w:lang w:val="es-ES_tradnl" w:eastAsia="es-ES_tradnl" w:bidi="ar-SA"/>
        </w:rPr>
        <w:drawing>
          <wp:inline distT="0" distB="0" distL="0" distR="0" wp14:anchorId="47FE071B" wp14:editId="77636E3F">
            <wp:extent cx="2206817" cy="3626778"/>
            <wp:effectExtent l="0" t="0" r="3175"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4105" cy="3638755"/>
                    </a:xfrm>
                    <a:prstGeom prst="rect">
                      <a:avLst/>
                    </a:prstGeom>
                  </pic:spPr>
                </pic:pic>
              </a:graphicData>
            </a:graphic>
          </wp:inline>
        </w:drawing>
      </w:r>
      <w:commentRangeEnd w:id="403"/>
      <w:r w:rsidR="00A14569">
        <w:rPr>
          <w:rStyle w:val="Refdecomentario"/>
          <w:rFonts w:ascii="Times New Roman" w:hAnsi="Times New Roman"/>
          <w:lang w:bidi="ar-SA"/>
        </w:rPr>
        <w:commentReference w:id="403"/>
      </w:r>
    </w:p>
    <w:p w14:paraId="2F48D056" w14:textId="57B907F6" w:rsidR="00E11B0B" w:rsidRPr="00E11B0B" w:rsidRDefault="00E11B0B" w:rsidP="00E11B0B">
      <w:pPr>
        <w:pStyle w:val="MDPI51figurecaption"/>
        <w:ind w:left="0" w:right="55"/>
        <w:jc w:val="center"/>
      </w:pPr>
      <w:r w:rsidRPr="00E11B0B">
        <w:rPr>
          <w:b/>
        </w:rPr>
        <w:t xml:space="preserve">Figure </w:t>
      </w:r>
      <w:r w:rsidR="00650C7C">
        <w:rPr>
          <w:b/>
        </w:rPr>
        <w:t>7</w:t>
      </w:r>
      <w:r w:rsidRPr="00E11B0B">
        <w:rPr>
          <w:b/>
        </w:rPr>
        <w:t>.</w:t>
      </w:r>
      <w:r>
        <w:t xml:space="preserve"> </w:t>
      </w:r>
      <w:r w:rsidRPr="003C6961">
        <w:t>Record display panel.</w:t>
      </w:r>
    </w:p>
    <w:p w14:paraId="176D52DB" w14:textId="77777777" w:rsidR="00E11B0B" w:rsidRPr="00E11B0B" w:rsidRDefault="00E11B0B" w:rsidP="00E11B0B">
      <w:pPr>
        <w:rPr>
          <w:lang w:eastAsia="en-US"/>
        </w:rPr>
      </w:pPr>
    </w:p>
    <w:p w14:paraId="058F541E" w14:textId="3E6DB4D1" w:rsidR="00B02D62" w:rsidRDefault="006B4AE5" w:rsidP="00650C7C">
      <w:pPr>
        <w:pStyle w:val="MDPI38bullet"/>
        <w:numPr>
          <w:ilvl w:val="0"/>
          <w:numId w:val="0"/>
        </w:numPr>
      </w:pPr>
      <w:r w:rsidRPr="006B4AE5">
        <w:rPr>
          <w:b/>
        </w:rPr>
        <w:t>Notification reminder system:</w:t>
      </w:r>
      <w:ins w:id="404" w:author="Zoraida Callejas" w:date="2017-11-24T22:03:00Z">
        <w:r w:rsidR="0023660D">
          <w:t xml:space="preserve"> When</w:t>
        </w:r>
      </w:ins>
      <w:del w:id="405" w:author="Zoraida Callejas" w:date="2017-11-24T22:03:00Z">
        <w:r w:rsidR="001B1AE7" w:rsidDel="0023660D">
          <w:delText xml:space="preserve"> </w:delText>
        </w:r>
        <w:r w:rsidR="009A6AA3" w:rsidRPr="009A6AA3" w:rsidDel="0023660D">
          <w:delText>During</w:delText>
        </w:r>
      </w:del>
      <w:r w:rsidR="009A6AA3" w:rsidRPr="009A6AA3">
        <w:t xml:space="preserve"> aging, people </w:t>
      </w:r>
      <w:del w:id="406" w:author="Zoraida Callejas" w:date="2017-11-24T22:03:00Z">
        <w:r w:rsidR="009A6AA3" w:rsidRPr="009A6AA3" w:rsidDel="0023660D">
          <w:delText xml:space="preserve">are </w:delText>
        </w:r>
      </w:del>
      <w:ins w:id="407" w:author="Zoraida Callejas" w:date="2017-11-24T22:03:00Z">
        <w:r w:rsidR="0023660D">
          <w:t xml:space="preserve">gradually </w:t>
        </w:r>
      </w:ins>
      <w:r w:rsidR="009A6AA3" w:rsidRPr="009A6AA3">
        <w:t>lo</w:t>
      </w:r>
      <w:ins w:id="408" w:author="Zoraida Callejas" w:date="2017-11-24T22:03:00Z">
        <w:r w:rsidR="0023660D">
          <w:t>ose</w:t>
        </w:r>
      </w:ins>
      <w:del w:id="409" w:author="Zoraida Callejas" w:date="2017-11-24T22:03:00Z">
        <w:r w:rsidR="009A6AA3" w:rsidRPr="009A6AA3" w:rsidDel="0023660D">
          <w:delText>sing</w:delText>
        </w:r>
      </w:del>
      <w:r w:rsidR="009A6AA3" w:rsidRPr="009A6AA3">
        <w:t xml:space="preserve"> the feeling of thirst, so one of the most important functionalities of our solution is to </w:t>
      </w:r>
      <w:del w:id="410" w:author="Zoraida Callejas" w:date="2017-11-24T22:03:00Z">
        <w:r w:rsidR="009A6AA3" w:rsidRPr="009A6AA3" w:rsidDel="0023660D">
          <w:delText xml:space="preserve">take </w:delText>
        </w:r>
      </w:del>
      <w:ins w:id="411" w:author="Zoraida Callejas" w:date="2017-11-24T22:03:00Z">
        <w:r w:rsidR="0023660D">
          <w:t>remind</w:t>
        </w:r>
        <w:r w:rsidR="0023660D" w:rsidRPr="009A6AA3">
          <w:t xml:space="preserve"> </w:t>
        </w:r>
      </w:ins>
      <w:r w:rsidR="009A6AA3" w:rsidRPr="009A6AA3">
        <w:t>users to consume liquids and meals in the necessary periods. Through the notification system of mobile devices, the application launches reminders to drink water on a regular basis, and from preset hours reminds the user if he has to write down a meal in the application</w:t>
      </w:r>
      <w:r w:rsidR="009A6AA3">
        <w:t xml:space="preserve"> </w:t>
      </w:r>
      <w:r w:rsidR="002A6CEE">
        <w:t xml:space="preserve">(Figure </w:t>
      </w:r>
      <w:r w:rsidR="0022695D">
        <w:rPr>
          <w:color w:val="0000FF"/>
        </w:rPr>
        <w:t>8</w:t>
      </w:r>
      <w:r w:rsidR="002A6CEE">
        <w:t>)</w:t>
      </w:r>
      <w:r w:rsidRPr="006B4AE5">
        <w:t>.</w:t>
      </w:r>
      <w:r w:rsidR="009A6AA3">
        <w:t xml:space="preserve"> </w:t>
      </w:r>
      <w:r w:rsidR="009A6AA3" w:rsidRPr="009A6AA3">
        <w:t xml:space="preserve">To do this, different services are </w:t>
      </w:r>
      <w:r w:rsidR="009A6AA3" w:rsidRPr="009A6AA3">
        <w:lastRenderedPageBreak/>
        <w:t>used that execute inscriptions in the system of alarms of the operating system in the background, executing a service for each schedule of annotations.</w:t>
      </w:r>
    </w:p>
    <w:p w14:paraId="669AAFA1" w14:textId="77777777" w:rsidR="00E11B0B" w:rsidRDefault="00E11B0B" w:rsidP="004F0449">
      <w:pPr>
        <w:pStyle w:val="MDPI31text"/>
        <w:ind w:firstLine="0"/>
      </w:pPr>
    </w:p>
    <w:p w14:paraId="57509E2F" w14:textId="77777777" w:rsidR="00E11B0B" w:rsidRDefault="00E11B0B" w:rsidP="00E11B0B">
      <w:pPr>
        <w:pStyle w:val="MDPI31text"/>
        <w:keepNext/>
        <w:ind w:firstLine="0"/>
        <w:jc w:val="center"/>
      </w:pPr>
      <w:r>
        <w:rPr>
          <w:noProof/>
          <w:lang w:val="es-ES_tradnl" w:eastAsia="es-ES_tradnl" w:bidi="ar-SA"/>
        </w:rPr>
        <w:drawing>
          <wp:inline distT="0" distB="0" distL="0" distR="0" wp14:anchorId="3C89661E" wp14:editId="7E1F50DB">
            <wp:extent cx="2250040" cy="3711643"/>
            <wp:effectExtent l="0" t="0" r="0" b="317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1306" cy="3730228"/>
                    </a:xfrm>
                    <a:prstGeom prst="rect">
                      <a:avLst/>
                    </a:prstGeom>
                  </pic:spPr>
                </pic:pic>
              </a:graphicData>
            </a:graphic>
          </wp:inline>
        </w:drawing>
      </w:r>
    </w:p>
    <w:p w14:paraId="4AD16417" w14:textId="4C5CEB4A" w:rsidR="00E11B0B" w:rsidRPr="0022695D" w:rsidRDefault="00E11B0B" w:rsidP="00E11B0B">
      <w:pPr>
        <w:pStyle w:val="MDPI51figurecaption"/>
        <w:ind w:left="0" w:right="55"/>
        <w:jc w:val="center"/>
      </w:pPr>
      <w:r w:rsidRPr="00417C19">
        <w:rPr>
          <w:b/>
        </w:rPr>
        <w:t xml:space="preserve">Figure </w:t>
      </w:r>
      <w:commentRangeStart w:id="412"/>
      <w:r w:rsidRPr="00E11B0B">
        <w:rPr>
          <w:b/>
        </w:rPr>
        <w:fldChar w:fldCharType="begin"/>
      </w:r>
      <w:r w:rsidRPr="00417C19">
        <w:rPr>
          <w:b/>
        </w:rPr>
        <w:instrText xml:space="preserve"> SEQ Figure \* ARABIC </w:instrText>
      </w:r>
      <w:r w:rsidRPr="00E11B0B">
        <w:rPr>
          <w:b/>
        </w:rPr>
        <w:fldChar w:fldCharType="separate"/>
      </w:r>
      <w:ins w:id="413" w:author="nmedina" w:date="2017-11-23T11:30:00Z">
        <w:r w:rsidR="00CA39CF">
          <w:rPr>
            <w:b/>
            <w:noProof/>
          </w:rPr>
          <w:t>2</w:t>
        </w:r>
      </w:ins>
      <w:del w:id="414" w:author="nmedina" w:date="2017-11-23T11:29:00Z">
        <w:r w:rsidR="00417C19" w:rsidRPr="002A7A6F" w:rsidDel="00CA39CF">
          <w:rPr>
            <w:b/>
            <w:noProof/>
          </w:rPr>
          <w:delText>8</w:delText>
        </w:r>
      </w:del>
      <w:r w:rsidRPr="00E11B0B">
        <w:rPr>
          <w:b/>
        </w:rPr>
        <w:fldChar w:fldCharType="end"/>
      </w:r>
      <w:r w:rsidRPr="00417C19">
        <w:rPr>
          <w:b/>
        </w:rPr>
        <w:t>.</w:t>
      </w:r>
      <w:r w:rsidRPr="00417C19">
        <w:t xml:space="preserve"> </w:t>
      </w:r>
      <w:commentRangeEnd w:id="412"/>
      <w:r w:rsidR="00C738C9">
        <w:rPr>
          <w:rStyle w:val="Refdecomentario"/>
          <w:rFonts w:ascii="Times New Roman" w:hAnsi="Times New Roman"/>
          <w:lang w:bidi="ar-SA"/>
        </w:rPr>
        <w:commentReference w:id="412"/>
      </w:r>
      <w:r w:rsidRPr="00417C19">
        <w:t>Notification reminder system.</w:t>
      </w:r>
    </w:p>
    <w:p w14:paraId="06CC7EC5" w14:textId="15912DD1" w:rsidR="003266D8" w:rsidRDefault="003266D8" w:rsidP="00B96183">
      <w:pPr>
        <w:pStyle w:val="MDPI21heading1"/>
      </w:pPr>
    </w:p>
    <w:p w14:paraId="060B584A" w14:textId="56583EB9" w:rsidR="00F86FD5" w:rsidRPr="00BC6712" w:rsidRDefault="00B96183" w:rsidP="003B4B31">
      <w:pPr>
        <w:pStyle w:val="MDPI21heading1"/>
      </w:pPr>
      <w:r>
        <w:t>4</w:t>
      </w:r>
      <w:r w:rsidR="00545A90" w:rsidRPr="00BC6712">
        <w:t xml:space="preserve">. </w:t>
      </w:r>
      <w:commentRangeStart w:id="415"/>
      <w:r w:rsidR="004303C4" w:rsidRPr="00BC6712">
        <w:t>Conclusion</w:t>
      </w:r>
      <w:ins w:id="416" w:author="Zoraida Callejas" w:date="2017-11-24T22:17:00Z">
        <w:r w:rsidR="00033C55">
          <w:t>s</w:t>
        </w:r>
      </w:ins>
      <w:r w:rsidR="004303C4" w:rsidRPr="00BC6712">
        <w:t xml:space="preserve"> and future work</w:t>
      </w:r>
      <w:commentRangeEnd w:id="415"/>
      <w:r w:rsidR="00033C55">
        <w:rPr>
          <w:rStyle w:val="Refdecomentario"/>
          <w:rFonts w:ascii="Times New Roman" w:hAnsi="Times New Roman"/>
          <w:b w:val="0"/>
          <w:snapToGrid/>
          <w:lang w:bidi="ar-SA"/>
        </w:rPr>
        <w:commentReference w:id="415"/>
      </w:r>
    </w:p>
    <w:p w14:paraId="0CD538AD" w14:textId="47B4171C" w:rsidR="00944873" w:rsidRDefault="00343B57" w:rsidP="00944873">
      <w:pPr>
        <w:pStyle w:val="MDPI31text"/>
      </w:pPr>
      <w:ins w:id="417" w:author="Zoraida Callejas" w:date="2017-11-24T22:10:00Z">
        <w:r>
          <w:t>T</w:t>
        </w:r>
      </w:ins>
      <w:ins w:id="418" w:author="Zoraida Callejas" w:date="2017-11-24T22:09:00Z">
        <w:r>
          <w:t xml:space="preserve">elemonitoring is a relevant </w:t>
        </w:r>
      </w:ins>
      <w:ins w:id="419" w:author="Zoraida Callejas" w:date="2017-11-24T22:10:00Z">
        <w:r>
          <w:t xml:space="preserve">alternative to promote healthy nutritional habits, </w:t>
        </w:r>
        <w:del w:id="420" w:author="Angel Ruiz" w:date="2017-11-25T17:57:00Z">
          <w:r w:rsidDel="00295AE4">
            <w:delText>specially</w:delText>
          </w:r>
        </w:del>
      </w:ins>
      <w:ins w:id="421" w:author="Angel Ruiz" w:date="2017-11-25T17:57:00Z">
        <w:r w:rsidR="00295AE4">
          <w:t>especially</w:t>
        </w:r>
      </w:ins>
      <w:ins w:id="422" w:author="Zoraida Callejas" w:date="2017-11-24T22:10:00Z">
        <w:r>
          <w:t xml:space="preserve"> for older adults. However, the solutions available in the literature lack the </w:t>
        </w:r>
      </w:ins>
      <w:ins w:id="423" w:author="Zoraida Callejas" w:date="2017-11-24T22:11:00Z">
        <w:r>
          <w:t>adaptability</w:t>
        </w:r>
      </w:ins>
      <w:ins w:id="424" w:author="Zoraida Callejas" w:date="2017-11-24T22:10:00Z">
        <w:r>
          <w:t xml:space="preserve"> </w:t>
        </w:r>
      </w:ins>
      <w:ins w:id="425" w:author="Zoraida Callejas" w:date="2017-11-24T22:11:00Z">
        <w:r>
          <w:t>and expert supervision that this population deman</w:t>
        </w:r>
      </w:ins>
      <w:ins w:id="426" w:author="Zoraida Callejas" w:date="2017-11-24T22:12:00Z">
        <w:r>
          <w:t>d</w:t>
        </w:r>
      </w:ins>
      <w:ins w:id="427" w:author="Zoraida Callejas" w:date="2017-11-24T22:11:00Z">
        <w:r>
          <w:t>s.</w:t>
        </w:r>
      </w:ins>
      <w:del w:id="428" w:author="Zoraida Callejas" w:date="2017-11-24T22:11:00Z">
        <w:r w:rsidR="00944873" w:rsidDel="00343B57">
          <w:delText>During</w:delText>
        </w:r>
      </w:del>
      <w:ins w:id="429" w:author="Zoraida Callejas" w:date="2017-11-24T22:12:00Z">
        <w:r>
          <w:t xml:space="preserve"> </w:t>
        </w:r>
      </w:ins>
      <w:del w:id="430" w:author="Zoraida Callejas" w:date="2017-11-24T22:12:00Z">
        <w:r w:rsidR="00944873" w:rsidDel="00343B57">
          <w:delText xml:space="preserve"> this project</w:delText>
        </w:r>
      </w:del>
      <w:ins w:id="431" w:author="nmedina" w:date="2017-11-23T10:38:00Z">
        <w:del w:id="432" w:author="Zoraida Callejas" w:date="2017-11-24T22:12:00Z">
          <w:r w:rsidR="00B4252D" w:rsidDel="00343B57">
            <w:delText>project,</w:delText>
          </w:r>
        </w:del>
      </w:ins>
      <w:del w:id="433" w:author="Zoraida Callejas" w:date="2017-11-24T22:12:00Z">
        <w:r w:rsidR="00944873" w:rsidDel="00343B57">
          <w:delText xml:space="preserve"> we have analyzed the general problems of the population in the nutritional field, highlighting the complication of daily recording in elderly people</w:delText>
        </w:r>
        <w:r w:rsidR="00E414BB" w:rsidDel="00343B57">
          <w:delText xml:space="preserve">. </w:delText>
        </w:r>
      </w:del>
      <w:commentRangeStart w:id="434"/>
      <w:r w:rsidR="00E414BB">
        <w:t>We</w:t>
      </w:r>
      <w:r w:rsidR="00944873">
        <w:t xml:space="preserve"> </w:t>
      </w:r>
      <w:r w:rsidR="00E414BB">
        <w:t xml:space="preserve">propose this </w:t>
      </w:r>
      <w:r w:rsidR="00944873">
        <w:t xml:space="preserve">project </w:t>
      </w:r>
      <w:r w:rsidR="00E414BB">
        <w:t>as a solution</w:t>
      </w:r>
      <w:r w:rsidR="00944873">
        <w:t xml:space="preserve">, </w:t>
      </w:r>
      <w:r w:rsidR="002A7A6F" w:rsidRPr="002A7A6F">
        <w:t>seeing the importance of having a good diet to reduce the risk of cardiovascular diseases</w:t>
      </w:r>
      <w:r w:rsidR="00F00C9B">
        <w:t>.</w:t>
      </w:r>
      <w:r w:rsidR="00E414BB">
        <w:t xml:space="preserve">  </w:t>
      </w:r>
      <w:commentRangeEnd w:id="434"/>
      <w:r>
        <w:rPr>
          <w:rStyle w:val="Refdecomentario"/>
          <w:rFonts w:ascii="Times New Roman" w:hAnsi="Times New Roman"/>
          <w:snapToGrid/>
          <w:lang w:bidi="ar-SA"/>
        </w:rPr>
        <w:commentReference w:id="434"/>
      </w:r>
      <w:r w:rsidR="002A7A6F" w:rsidRPr="002A7A6F">
        <w:t xml:space="preserve"> </w:t>
      </w:r>
      <w:commentRangeStart w:id="435"/>
      <w:r w:rsidR="00F00C9B" w:rsidRPr="00F00C9B">
        <w:t>In order to understand the composition of foods we have studied the</w:t>
      </w:r>
      <w:r w:rsidR="002A7A6F" w:rsidRPr="002A7A6F">
        <w:t xml:space="preserve"> different nutrients that form the food and the biological needs of people</w:t>
      </w:r>
      <w:r w:rsidR="00F00C9B">
        <w:t xml:space="preserve"> </w:t>
      </w:r>
      <w:r w:rsidR="00944873">
        <w:t>providing tools for recording food records for monitored people, providing them with the necessary autonomy through the mobile platform. All this is mainly due to the difficulties in identifying and knowing the nutrients of a domain as wide as nutrition and food in general, and, on the other hand, due to the absence of ICT tools adapted to the profile of this type of users.</w:t>
      </w:r>
      <w:commentRangeEnd w:id="435"/>
      <w:r>
        <w:rPr>
          <w:rStyle w:val="Refdecomentario"/>
          <w:rFonts w:ascii="Times New Roman" w:hAnsi="Times New Roman"/>
          <w:snapToGrid/>
          <w:lang w:bidi="ar-SA"/>
        </w:rPr>
        <w:commentReference w:id="435"/>
      </w:r>
    </w:p>
    <w:p w14:paraId="42267AD8" w14:textId="29A71477" w:rsidR="003D6316" w:rsidRDefault="00944873" w:rsidP="003D6316">
      <w:pPr>
        <w:pStyle w:val="MDPI38bullet"/>
        <w:numPr>
          <w:ilvl w:val="0"/>
          <w:numId w:val="0"/>
        </w:numPr>
        <w:rPr>
          <w:ins w:id="436" w:author="Antonio Benitez" w:date="2017-11-30T18:16:00Z"/>
        </w:rPr>
      </w:pPr>
      <w:commentRangeStart w:id="437"/>
      <w:r>
        <w:t>Likewise, the subsystems that make up the work under an open project, the web platform, mobile and the cloud server have been realized</w:t>
      </w:r>
      <w:commentRangeEnd w:id="437"/>
      <w:r w:rsidR="00343B57">
        <w:rPr>
          <w:rStyle w:val="Refdecomentario"/>
          <w:rFonts w:ascii="Times New Roman" w:hAnsi="Times New Roman"/>
          <w:snapToGrid/>
          <w:lang w:bidi="ar-SA"/>
        </w:rPr>
        <w:commentReference w:id="437"/>
      </w:r>
      <w:r>
        <w:t xml:space="preserve">, satisfying the needs of each part and interoperating among all the platforms </w:t>
      </w:r>
      <w:r w:rsidR="002A7A6F" w:rsidRPr="002A7A6F">
        <w:t>in order to build a system that allows monitoring of semi-autonomous way the food habits of each user, but at the same time, show in real time the progress of each user giving the opportunity to develop action plans and diets adapted to each individual, promoting in a simple and not abrupt a progressive change to good healthy habits.</w:t>
      </w:r>
    </w:p>
    <w:p w14:paraId="31E23DA8" w14:textId="77777777" w:rsidR="00177D11" w:rsidRDefault="00177D11" w:rsidP="00177D11">
      <w:pPr>
        <w:pStyle w:val="MDPI31text"/>
      </w:pPr>
      <w:r w:rsidRPr="008D00DA">
        <w:t>Currently</w:t>
      </w:r>
      <w:r>
        <w:t>, we are undergoing the evaluation of the app within</w:t>
      </w:r>
      <w:r w:rsidRPr="008D00DA">
        <w:t xml:space="preserve"> the</w:t>
      </w:r>
      <w:r>
        <w:t xml:space="preserve"> Avisame</w:t>
      </w:r>
      <w:r w:rsidRPr="008D00DA">
        <w:t xml:space="preserve"> project</w:t>
      </w:r>
      <w:r>
        <w:t xml:space="preserve"> with elderly users</w:t>
      </w:r>
      <w:r w:rsidRPr="008D00DA">
        <w:t xml:space="preserve"> and professional </w:t>
      </w:r>
      <w:r>
        <w:t>nutritionists</w:t>
      </w:r>
      <w:r w:rsidRPr="008D00DA">
        <w:t>.</w:t>
      </w:r>
    </w:p>
    <w:p w14:paraId="09C8EDFA" w14:textId="77777777" w:rsidR="00177D11" w:rsidRDefault="00177D11" w:rsidP="003D6316">
      <w:pPr>
        <w:pStyle w:val="MDPI38bullet"/>
        <w:numPr>
          <w:ilvl w:val="0"/>
          <w:numId w:val="0"/>
        </w:numPr>
      </w:pPr>
    </w:p>
    <w:p w14:paraId="1498ACB3" w14:textId="4FBD6BBB" w:rsidR="00323C59" w:rsidRDefault="002A7A6F" w:rsidP="00323C59">
      <w:pPr>
        <w:pStyle w:val="MDPI38bullet"/>
        <w:numPr>
          <w:ilvl w:val="0"/>
          <w:numId w:val="0"/>
        </w:numPr>
        <w:rPr>
          <w:ins w:id="438" w:author="Antonio Benitez" w:date="2017-11-12T18:49:00Z"/>
        </w:rPr>
      </w:pPr>
      <w:r w:rsidRPr="002A7A6F">
        <w:lastRenderedPageBreak/>
        <w:t xml:space="preserve">For the next phases of our project, pilot studies will be started to test the usability of the platform and its </w:t>
      </w:r>
      <w:del w:id="439" w:author="Zoraida Callejas" w:date="2017-11-24T22:14:00Z">
        <w:r w:rsidRPr="002A7A6F" w:rsidDel="00033C55">
          <w:delText xml:space="preserve">final </w:delText>
        </w:r>
      </w:del>
      <w:ins w:id="440" w:author="Zoraida Callejas" w:date="2017-11-24T22:14:00Z">
        <w:r w:rsidR="00033C55">
          <w:t>perceived</w:t>
        </w:r>
        <w:r w:rsidR="00033C55" w:rsidRPr="002A7A6F">
          <w:t xml:space="preserve"> </w:t>
        </w:r>
      </w:ins>
      <w:r w:rsidRPr="002A7A6F">
        <w:t>usefulness, new mechanisms of artificial intelligence will be introduced in order to suggest adapted diets according to the most ingested foods of the users.</w:t>
      </w:r>
      <w:r w:rsidR="00F00C9B">
        <w:t xml:space="preserve"> </w:t>
      </w:r>
      <w:r w:rsidR="00F00C9B" w:rsidRPr="00F00C9B">
        <w:t>We will apply</w:t>
      </w:r>
      <w:r w:rsidRPr="002A7A6F">
        <w:t xml:space="preserve"> automatic</w:t>
      </w:r>
      <w:del w:id="441" w:author="Zoraida Callejas" w:date="2017-11-24T22:14:00Z">
        <w:r w:rsidRPr="002A7A6F" w:rsidDel="00033C55">
          <w:delText>,</w:delText>
        </w:r>
      </w:del>
      <w:r w:rsidRPr="002A7A6F">
        <w:t xml:space="preserve"> data mining mechanisms based on user statistics, </w:t>
      </w:r>
      <w:commentRangeStart w:id="442"/>
      <w:r w:rsidRPr="002A7A6F">
        <w:t>and the improvement in the different modules that make up the system, improving the format of certain data for the construction of databases with dynamic data structures,</w:t>
      </w:r>
      <w:commentRangeEnd w:id="442"/>
      <w:r w:rsidR="00033C55">
        <w:rPr>
          <w:rStyle w:val="Refdecomentario"/>
          <w:rFonts w:ascii="Times New Roman" w:hAnsi="Times New Roman"/>
          <w:snapToGrid/>
          <w:lang w:bidi="ar-SA"/>
        </w:rPr>
        <w:commentReference w:id="442"/>
      </w:r>
      <w:r w:rsidRPr="002A7A6F">
        <w:t xml:space="preserve"> updating the mechanics of accessibility in the mobile platform, and the different validations of the use of each platform, to adapt the project to the results of the validations, bringing the final product closer to users and researchers.</w:t>
      </w:r>
    </w:p>
    <w:p w14:paraId="0F03EB8A" w14:textId="3F35F8DB" w:rsidR="00545A90" w:rsidRPr="004D2D8A" w:rsidRDefault="00545A90" w:rsidP="003B4B31">
      <w:pPr>
        <w:pStyle w:val="MDPI21heading1"/>
      </w:pPr>
      <w:commentRangeStart w:id="443"/>
      <w:r w:rsidRPr="004D2D8A">
        <w:t>Refe</w:t>
      </w:r>
      <w:commentRangeStart w:id="444"/>
      <w:r w:rsidRPr="004D2D8A">
        <w:t>rences</w:t>
      </w:r>
      <w:commentRangeEnd w:id="444"/>
      <w:r w:rsidR="00F535A1">
        <w:rPr>
          <w:rStyle w:val="Refdecomentario"/>
          <w:rFonts w:ascii="Times New Roman" w:hAnsi="Times New Roman"/>
          <w:b w:val="0"/>
          <w:snapToGrid/>
          <w:lang w:bidi="ar-SA"/>
        </w:rPr>
        <w:commentReference w:id="444"/>
      </w:r>
      <w:commentRangeEnd w:id="443"/>
      <w:r w:rsidR="00F535A1">
        <w:rPr>
          <w:rStyle w:val="Refdecomentario"/>
          <w:rFonts w:ascii="Times New Roman" w:hAnsi="Times New Roman"/>
          <w:b w:val="0"/>
          <w:snapToGrid/>
          <w:lang w:bidi="ar-SA"/>
        </w:rPr>
        <w:commentReference w:id="443"/>
      </w:r>
    </w:p>
    <w:p w14:paraId="246FBEE3" w14:textId="77777777" w:rsidR="00545A90" w:rsidRPr="004D2D8A" w:rsidRDefault="00545A90" w:rsidP="003B4B31">
      <w:pPr>
        <w:pStyle w:val="MDPI71References"/>
        <w:numPr>
          <w:ilvl w:val="0"/>
          <w:numId w:val="0"/>
        </w:numPr>
        <w:ind w:left="425"/>
      </w:pPr>
    </w:p>
    <w:p w14:paraId="61275390" w14:textId="5F7232B7" w:rsidR="0099694A" w:rsidRPr="0099694A" w:rsidRDefault="0099694A" w:rsidP="00304C1E">
      <w:pPr>
        <w:pStyle w:val="MDPI71References"/>
        <w:numPr>
          <w:ilvl w:val="0"/>
          <w:numId w:val="10"/>
        </w:numPr>
        <w:ind w:left="426"/>
      </w:pPr>
      <w:r w:rsidRPr="002A3620">
        <w:t>Eileen T Kennedy, A. J. (2006). Evidence for nutritional benefits in prolonging wellness.</w:t>
      </w:r>
    </w:p>
    <w:p w14:paraId="6DFAD551" w14:textId="28E8842A" w:rsidR="00304C1E" w:rsidRPr="00EF00AD" w:rsidRDefault="00304C1E" w:rsidP="00304C1E">
      <w:pPr>
        <w:pStyle w:val="MDPI71References"/>
        <w:numPr>
          <w:ilvl w:val="0"/>
          <w:numId w:val="10"/>
        </w:numPr>
        <w:ind w:left="426"/>
        <w:rPr>
          <w:rPrChange w:id="445" w:author="Antonio Benitez" w:date="2017-11-27T18:10:00Z">
            <w:rPr>
              <w:lang w:val="es-ES_tradnl"/>
            </w:rPr>
          </w:rPrChange>
        </w:rPr>
      </w:pPr>
      <w:r>
        <w:t>W</w:t>
      </w:r>
      <w:ins w:id="446" w:author="Zoraida Callejas" w:date="2017-11-24T17:44:00Z">
        <w:r w:rsidR="00704CCE">
          <w:t xml:space="preserve">orld </w:t>
        </w:r>
      </w:ins>
      <w:r>
        <w:t>H</w:t>
      </w:r>
      <w:ins w:id="447" w:author="Zoraida Callejas" w:date="2017-11-24T17:44:00Z">
        <w:r w:rsidR="00704CCE">
          <w:t xml:space="preserve">ealth </w:t>
        </w:r>
      </w:ins>
      <w:r>
        <w:t>O</w:t>
      </w:r>
      <w:ins w:id="448" w:author="Zoraida Callejas" w:date="2017-11-24T17:44:00Z">
        <w:r w:rsidR="00704CCE">
          <w:t>rganization (WHO)</w:t>
        </w:r>
      </w:ins>
      <w:r>
        <w:t xml:space="preserve">. (October de 2017). </w:t>
      </w:r>
      <w:del w:id="449" w:author="Zoraida Callejas" w:date="2017-11-24T17:43:00Z">
        <w:r w:rsidDel="00704CCE">
          <w:delText>World Health Organization (WHO</w:delText>
        </w:r>
      </w:del>
      <w:ins w:id="450" w:author="Zoraida Callejas" w:date="2017-11-24T17:43:00Z">
        <w:r w:rsidR="00704CCE">
          <w:t>Obesity and overweith Fact Sheet</w:t>
        </w:r>
      </w:ins>
      <w:r>
        <w:t xml:space="preserve">). </w:t>
      </w:r>
      <w:commentRangeStart w:id="451"/>
      <w:r w:rsidRPr="00EF00AD">
        <w:rPr>
          <w:rPrChange w:id="452" w:author="Antonio Benitez" w:date="2017-11-27T18:10:00Z">
            <w:rPr>
              <w:lang w:val="es-ES_tradnl"/>
            </w:rPr>
          </w:rPrChange>
        </w:rPr>
        <w:t xml:space="preserve">Obtenido de </w:t>
      </w:r>
      <w:commentRangeEnd w:id="451"/>
      <w:r w:rsidR="00704CCE">
        <w:rPr>
          <w:rStyle w:val="Refdecomentario"/>
          <w:rFonts w:ascii="Times New Roman" w:hAnsi="Times New Roman"/>
          <w:snapToGrid/>
          <w:lang w:bidi="ar-SA"/>
        </w:rPr>
        <w:commentReference w:id="451"/>
      </w:r>
      <w:r w:rsidRPr="00EF00AD">
        <w:rPr>
          <w:rPrChange w:id="453" w:author="Antonio Benitez" w:date="2017-11-27T18:10:00Z">
            <w:rPr>
              <w:lang w:val="es-ES_tradnl"/>
            </w:rPr>
          </w:rPrChange>
        </w:rPr>
        <w:t>WHO: http://www.who.int/mediacentre/factsheets/fs311/en/</w:t>
      </w:r>
    </w:p>
    <w:p w14:paraId="3D321EA7" w14:textId="55A5C55C" w:rsidR="0099694A" w:rsidRDefault="0099694A" w:rsidP="00304C1E">
      <w:pPr>
        <w:pStyle w:val="MDPI71References"/>
        <w:numPr>
          <w:ilvl w:val="0"/>
          <w:numId w:val="10"/>
        </w:numPr>
        <w:ind w:left="426"/>
      </w:pPr>
      <w:r w:rsidRPr="003F67DE">
        <w:t>Palzer, S. (2009). Food structures for nutrition, health and wellness. Trends in Food Science &amp; Technology, 20(5), 194-200</w:t>
      </w:r>
      <w:r>
        <w:t>.</w:t>
      </w:r>
    </w:p>
    <w:p w14:paraId="4AD66FDF" w14:textId="180CC6C4" w:rsidR="002052DE" w:rsidRDefault="006871F3" w:rsidP="00304C1E">
      <w:pPr>
        <w:pStyle w:val="MDPI71References"/>
        <w:numPr>
          <w:ilvl w:val="0"/>
          <w:numId w:val="10"/>
        </w:numPr>
        <w:ind w:left="426"/>
      </w:pPr>
      <w:r w:rsidRPr="006871F3">
        <w:t>Gell, N. M., Rosenberg, D. E., Demiris, G., LaCroix, A. Z., &amp; Patel, K. V. (2013). Patterns of technology use among older adults with and without disabilities. The Gerontologist, 55(3), 412-421.</w:t>
      </w:r>
      <w:commentRangeStart w:id="454"/>
      <w:r w:rsidR="002052DE">
        <w:t>Author 1, A.; Author 2, B</w:t>
      </w:r>
      <w:commentRangeEnd w:id="454"/>
      <w:r w:rsidR="00F535A1">
        <w:rPr>
          <w:rStyle w:val="Refdecomentario"/>
          <w:rFonts w:ascii="Times New Roman" w:hAnsi="Times New Roman"/>
          <w:snapToGrid/>
          <w:lang w:bidi="ar-SA"/>
        </w:rPr>
        <w:commentReference w:id="454"/>
      </w:r>
      <w:r w:rsidR="002052DE">
        <w:t xml:space="preserve">. </w:t>
      </w:r>
      <w:r w:rsidR="002052DE" w:rsidRPr="006871F3">
        <w:rPr>
          <w:i/>
        </w:rPr>
        <w:t>Book Title</w:t>
      </w:r>
      <w:r w:rsidR="002052DE">
        <w:t xml:space="preserve">, 3rd ed.; Publisher: Publisher Location, Country, 2008; pp. 154–196, </w:t>
      </w:r>
      <w:commentRangeStart w:id="455"/>
      <w:r w:rsidR="002052DE">
        <w:t>ISBN</w:t>
      </w:r>
      <w:commentRangeEnd w:id="455"/>
      <w:r w:rsidR="00F535A1">
        <w:rPr>
          <w:rStyle w:val="Refdecomentario"/>
          <w:rFonts w:ascii="Times New Roman" w:hAnsi="Times New Roman"/>
          <w:snapToGrid/>
          <w:lang w:bidi="ar-SA"/>
        </w:rPr>
        <w:commentReference w:id="455"/>
      </w:r>
      <w:r w:rsidR="002052DE">
        <w:t>.</w:t>
      </w:r>
    </w:p>
    <w:p w14:paraId="1F8EAA23" w14:textId="77777777" w:rsidR="0051674B" w:rsidRDefault="0051674B" w:rsidP="00EC5613">
      <w:pPr>
        <w:pStyle w:val="MDPI71References"/>
        <w:ind w:left="426"/>
      </w:pPr>
      <w:r w:rsidRPr="0051674B">
        <w:t xml:space="preserve">Osborne, D. R., &amp; Voogt, P. I. (1978). The analysis of nutrients in foods. Academic Press Inc.(London) </w:t>
      </w:r>
      <w:commentRangeStart w:id="456"/>
      <w:r w:rsidRPr="0051674B">
        <w:t>Ltd., 2</w:t>
      </w:r>
      <w:r>
        <w:t>4/28 Oval Road, London NW1 7DX</w:t>
      </w:r>
      <w:commentRangeEnd w:id="456"/>
      <w:r w:rsidR="00F535A1">
        <w:rPr>
          <w:rStyle w:val="Refdecomentario"/>
          <w:rFonts w:ascii="Times New Roman" w:hAnsi="Times New Roman"/>
          <w:snapToGrid/>
          <w:lang w:bidi="ar-SA"/>
        </w:rPr>
        <w:commentReference w:id="456"/>
      </w:r>
      <w:r>
        <w:t>.</w:t>
      </w:r>
    </w:p>
    <w:p w14:paraId="3F21B850" w14:textId="0443C6C1" w:rsidR="00304C1E" w:rsidRDefault="0051674B" w:rsidP="003F67DE">
      <w:pPr>
        <w:pStyle w:val="MDPI71References"/>
        <w:numPr>
          <w:ilvl w:val="0"/>
          <w:numId w:val="10"/>
        </w:numPr>
        <w:ind w:left="426"/>
      </w:pPr>
      <w:r w:rsidRPr="0051674B">
        <w:t>Wardle, J., Parmenter, K., &amp; Waller, J. (2000). Nutrition knowledge and food intake. Appetite, 34(3), 269-275.</w:t>
      </w:r>
    </w:p>
    <w:p w14:paraId="11448720" w14:textId="7B21CB82" w:rsidR="00572FE0" w:rsidRDefault="00572FE0" w:rsidP="00572FE0">
      <w:pPr>
        <w:pStyle w:val="MDPI71References"/>
        <w:numPr>
          <w:ilvl w:val="0"/>
          <w:numId w:val="10"/>
        </w:numPr>
        <w:ind w:left="426"/>
      </w:pPr>
      <w:r w:rsidRPr="00572FE0">
        <w:t>Ventola, C. L. (2014). Mobile devices and apps for health care professionals: uses and benefits. Pharmacy and Therapeutics, 39(5), 356.</w:t>
      </w:r>
    </w:p>
    <w:p w14:paraId="5A892632" w14:textId="62D049AB" w:rsidR="000F6127" w:rsidRDefault="000F6127" w:rsidP="000F6127">
      <w:pPr>
        <w:pStyle w:val="MDPI71References"/>
        <w:numPr>
          <w:ilvl w:val="0"/>
          <w:numId w:val="10"/>
        </w:numPr>
        <w:ind w:left="426"/>
      </w:pPr>
      <w:r w:rsidRPr="000F6127">
        <w:t>Wang, Q., Egelandsdal, B., Amdam, G. V., Almli, V. L., &amp; Oostindjer, M. (2016). Diet and physical activity apps: perceived effectiveness by app users. JMIR mHealth and uHealth, 4(2).</w:t>
      </w:r>
    </w:p>
    <w:p w14:paraId="6BA71B21" w14:textId="77F0EE94" w:rsidR="00686556" w:rsidRDefault="00686556" w:rsidP="00F94B3A">
      <w:pPr>
        <w:pStyle w:val="MDPI71References"/>
        <w:numPr>
          <w:ilvl w:val="0"/>
          <w:numId w:val="10"/>
        </w:numPr>
        <w:ind w:left="426"/>
        <w:rPr>
          <w:lang w:val="es-ES_tradnl"/>
        </w:rPr>
      </w:pPr>
      <w:r w:rsidRPr="00F94B3A">
        <w:rPr>
          <w:lang w:val="es-ES_tradnl"/>
        </w:rPr>
        <w:t>Armour, U. (2017). MyFitnessPal. Obtenido de https://www.myfitnesspal.com/es</w:t>
      </w:r>
    </w:p>
    <w:p w14:paraId="372F1D76" w14:textId="77777777" w:rsidR="00686556" w:rsidRPr="00686556" w:rsidRDefault="00686556" w:rsidP="00F94B3A">
      <w:pPr>
        <w:pStyle w:val="MDPI71References"/>
        <w:numPr>
          <w:ilvl w:val="0"/>
          <w:numId w:val="10"/>
        </w:numPr>
        <w:ind w:left="426"/>
        <w:rPr>
          <w:noProof/>
          <w:lang w:val="es-ES"/>
        </w:rPr>
      </w:pPr>
      <w:r w:rsidRPr="00686556">
        <w:rPr>
          <w:noProof/>
          <w:lang w:val="es-ES"/>
        </w:rPr>
        <w:t xml:space="preserve">AB, L. (2017). </w:t>
      </w:r>
      <w:r w:rsidRPr="00686556">
        <w:rPr>
          <w:i/>
          <w:iCs/>
          <w:noProof/>
          <w:lang w:val="es-ES"/>
        </w:rPr>
        <w:t xml:space="preserve">Lifesum </w:t>
      </w:r>
      <w:r w:rsidRPr="00686556">
        <w:rPr>
          <w:noProof/>
          <w:lang w:val="es-ES"/>
        </w:rPr>
        <w:t>. Obtenido de https://lifesum.com/</w:t>
      </w:r>
    </w:p>
    <w:p w14:paraId="6D9326E1" w14:textId="22AE9494" w:rsidR="00686556" w:rsidRDefault="00686556" w:rsidP="00F94B3A">
      <w:pPr>
        <w:pStyle w:val="MDPI71References"/>
        <w:numPr>
          <w:ilvl w:val="0"/>
          <w:numId w:val="10"/>
        </w:numPr>
        <w:ind w:left="426"/>
        <w:rPr>
          <w:lang w:val="es-ES_tradnl"/>
        </w:rPr>
      </w:pPr>
      <w:r w:rsidRPr="00686556">
        <w:rPr>
          <w:lang w:val="es-ES_tradnl"/>
        </w:rPr>
        <w:t xml:space="preserve">Ediger. (2017). Diary of Nutrition. Obtenido de </w:t>
      </w:r>
      <w:r w:rsidRPr="00F94B3A">
        <w:rPr>
          <w:lang w:val="es-ES_tradnl"/>
        </w:rPr>
        <w:t>https://play.google.com/store/apps/details?id=ediger.diarynutrition</w:t>
      </w:r>
    </w:p>
    <w:p w14:paraId="77F71501" w14:textId="5FE2438D" w:rsidR="00686556" w:rsidRDefault="00686556" w:rsidP="00F94B3A">
      <w:pPr>
        <w:pStyle w:val="MDPI71References"/>
        <w:numPr>
          <w:ilvl w:val="0"/>
          <w:numId w:val="10"/>
        </w:numPr>
        <w:ind w:left="426"/>
        <w:rPr>
          <w:lang w:val="es-ES_tradnl"/>
        </w:rPr>
      </w:pPr>
      <w:r w:rsidRPr="00686556">
        <w:rPr>
          <w:lang w:val="es-ES_tradnl"/>
        </w:rPr>
        <w:t xml:space="preserve">Freeletics. (2017). Freeletics Nutrition. Obtenido de </w:t>
      </w:r>
      <w:r w:rsidRPr="00F94B3A">
        <w:rPr>
          <w:lang w:val="es-ES_tradnl"/>
        </w:rPr>
        <w:t>https://www.freeletics.com/es/nutritio</w:t>
      </w:r>
      <w:r w:rsidRPr="00686556">
        <w:rPr>
          <w:lang w:val="es-ES_tradnl"/>
        </w:rPr>
        <w:t>n</w:t>
      </w:r>
    </w:p>
    <w:p w14:paraId="4471A257" w14:textId="4C80A9D4" w:rsidR="00686556" w:rsidRDefault="00686556" w:rsidP="00F94B3A">
      <w:pPr>
        <w:pStyle w:val="MDPI71References"/>
        <w:numPr>
          <w:ilvl w:val="0"/>
          <w:numId w:val="10"/>
        </w:numPr>
        <w:ind w:left="426"/>
        <w:rPr>
          <w:lang w:val="es-ES_tradnl"/>
        </w:rPr>
      </w:pPr>
      <w:r w:rsidRPr="00686556">
        <w:rPr>
          <w:lang w:val="es-ES_tradnl"/>
        </w:rPr>
        <w:t xml:space="preserve">8fit. (2017). 8fit. Obtenido de </w:t>
      </w:r>
      <w:commentRangeStart w:id="457"/>
      <w:r w:rsidR="00587BA9" w:rsidRPr="00587BA9">
        <w:rPr>
          <w:lang w:val="es-ES_tradnl"/>
        </w:rPr>
        <w:t>https://8fit.com/?utm_source=Adwords&amp;utm_medium=CPC&amp;utm_campaign=CA-brand-desktop&amp;gclid=Cj0KCQiAus_QBRDgARIsAIRGNGis3mp--hu4-4RcOM_0ql8o8qjqfXqhZddDvssdRRSzdEJa9XLSf2IaAiD-EALw_wcB</w:t>
      </w:r>
      <w:commentRangeEnd w:id="457"/>
      <w:r w:rsidR="00F535A1">
        <w:rPr>
          <w:rStyle w:val="Refdecomentario"/>
          <w:rFonts w:ascii="Times New Roman" w:hAnsi="Times New Roman"/>
          <w:snapToGrid/>
          <w:lang w:bidi="ar-SA"/>
        </w:rPr>
        <w:commentReference w:id="457"/>
      </w:r>
    </w:p>
    <w:p w14:paraId="6967FA99" w14:textId="1320B8AD" w:rsidR="00587BA9" w:rsidRPr="00587BA9" w:rsidRDefault="00587BA9" w:rsidP="00F94B3A">
      <w:pPr>
        <w:pStyle w:val="MDPI71References"/>
        <w:numPr>
          <w:ilvl w:val="0"/>
          <w:numId w:val="10"/>
        </w:numPr>
        <w:ind w:left="426"/>
        <w:rPr>
          <w:lang w:val="es-ES_tradnl"/>
          <w:rPrChange w:id="458" w:author="Antonio Benitez" w:date="2017-11-22T21:22:00Z">
            <w:rPr>
              <w:rFonts w:ascii="Arial" w:hAnsi="Arial" w:cs="Arial"/>
              <w:color w:val="222222"/>
              <w:sz w:val="20"/>
              <w:shd w:val="clear" w:color="auto" w:fill="FFFFFF"/>
              <w:lang w:val="es-ES_tradnl"/>
            </w:rPr>
          </w:rPrChange>
        </w:rPr>
      </w:pPr>
      <w:r>
        <w:rPr>
          <w:rFonts w:ascii="Arial" w:hAnsi="Arial" w:cs="Arial"/>
          <w:color w:val="222222"/>
          <w:sz w:val="20"/>
          <w:shd w:val="clear" w:color="auto" w:fill="FFFFFF"/>
        </w:rPr>
        <w:t>Deacon, J. (2009). Model-view-controller (mvc) architecture. </w:t>
      </w:r>
      <w:r w:rsidRPr="00587BA9">
        <w:rPr>
          <w:rFonts w:ascii="Arial" w:hAnsi="Arial" w:cs="Arial"/>
          <w:i/>
          <w:iCs/>
          <w:color w:val="222222"/>
          <w:sz w:val="20"/>
          <w:shd w:val="clear" w:color="auto" w:fill="FFFFFF"/>
          <w:lang w:val="es-ES_tradnl"/>
        </w:rPr>
        <w:t>Online][</w:t>
      </w:r>
      <w:commentRangeStart w:id="459"/>
      <w:r w:rsidRPr="00587BA9">
        <w:rPr>
          <w:rFonts w:ascii="Arial" w:hAnsi="Arial" w:cs="Arial"/>
          <w:i/>
          <w:iCs/>
          <w:color w:val="222222"/>
          <w:sz w:val="20"/>
          <w:shd w:val="clear" w:color="auto" w:fill="FFFFFF"/>
          <w:lang w:val="es-ES_tradnl"/>
        </w:rPr>
        <w:t>Citado em: 10 de março de 2006</w:t>
      </w:r>
      <w:commentRangeEnd w:id="459"/>
      <w:r w:rsidR="00F535A1">
        <w:rPr>
          <w:rStyle w:val="Refdecomentario"/>
          <w:rFonts w:ascii="Times New Roman" w:hAnsi="Times New Roman"/>
          <w:snapToGrid/>
          <w:lang w:bidi="ar-SA"/>
        </w:rPr>
        <w:commentReference w:id="459"/>
      </w:r>
      <w:r w:rsidRPr="00587BA9">
        <w:rPr>
          <w:rFonts w:ascii="Arial" w:hAnsi="Arial" w:cs="Arial"/>
          <w:i/>
          <w:iCs/>
          <w:color w:val="222222"/>
          <w:sz w:val="20"/>
          <w:shd w:val="clear" w:color="auto" w:fill="FFFFFF"/>
          <w:lang w:val="es-ES_tradnl"/>
        </w:rPr>
        <w:t>.] http://www. jdl. co. uk/briefings/MVC. pdf</w:t>
      </w:r>
      <w:r w:rsidRPr="00587BA9">
        <w:rPr>
          <w:rFonts w:ascii="Arial" w:hAnsi="Arial" w:cs="Arial"/>
          <w:color w:val="222222"/>
          <w:sz w:val="20"/>
          <w:shd w:val="clear" w:color="auto" w:fill="FFFFFF"/>
          <w:lang w:val="es-ES_tradnl"/>
        </w:rPr>
        <w:t>.</w:t>
      </w:r>
    </w:p>
    <w:p w14:paraId="69598E0D" w14:textId="2C9CF9B8" w:rsidR="00587BA9" w:rsidRPr="00F94B3A" w:rsidRDefault="00587BA9" w:rsidP="00F94B3A">
      <w:pPr>
        <w:pStyle w:val="MDPI71References"/>
        <w:numPr>
          <w:ilvl w:val="0"/>
          <w:numId w:val="10"/>
        </w:numPr>
        <w:ind w:left="426"/>
        <w:rPr>
          <w:lang w:val="es-ES_tradnl"/>
        </w:rPr>
      </w:pPr>
      <w:r>
        <w:rPr>
          <w:rFonts w:ascii="Arial" w:hAnsi="Arial" w:cs="Arial"/>
          <w:color w:val="222222"/>
          <w:sz w:val="20"/>
          <w:shd w:val="clear" w:color="auto" w:fill="FFFFFF"/>
        </w:rPr>
        <w:t>Fielding, R. T., &amp; Taylor, R. N. (2000). </w:t>
      </w:r>
      <w:r>
        <w:rPr>
          <w:rFonts w:ascii="Arial" w:hAnsi="Arial" w:cs="Arial"/>
          <w:i/>
          <w:iCs/>
          <w:color w:val="222222"/>
          <w:sz w:val="20"/>
          <w:shd w:val="clear" w:color="auto" w:fill="FFFFFF"/>
        </w:rPr>
        <w:t xml:space="preserve">Architectural styles and the design of network-based </w:t>
      </w:r>
      <w:commentRangeStart w:id="460"/>
      <w:r>
        <w:rPr>
          <w:rFonts w:ascii="Arial" w:hAnsi="Arial" w:cs="Arial"/>
          <w:i/>
          <w:iCs/>
          <w:color w:val="222222"/>
          <w:sz w:val="20"/>
          <w:shd w:val="clear" w:color="auto" w:fill="FFFFFF"/>
        </w:rPr>
        <w:t>software</w:t>
      </w:r>
      <w:commentRangeEnd w:id="460"/>
      <w:r w:rsidR="00F535A1">
        <w:rPr>
          <w:rStyle w:val="Refdecomentario"/>
          <w:rFonts w:ascii="Times New Roman" w:hAnsi="Times New Roman"/>
          <w:snapToGrid/>
          <w:lang w:bidi="ar-SA"/>
        </w:rPr>
        <w:commentReference w:id="460"/>
      </w:r>
      <w:r>
        <w:rPr>
          <w:rFonts w:ascii="Arial" w:hAnsi="Arial" w:cs="Arial"/>
          <w:i/>
          <w:iCs/>
          <w:color w:val="222222"/>
          <w:sz w:val="20"/>
          <w:shd w:val="clear" w:color="auto" w:fill="FFFFFF"/>
        </w:rPr>
        <w:t xml:space="preserve"> architectures</w:t>
      </w:r>
      <w:r>
        <w:rPr>
          <w:rFonts w:ascii="Arial" w:hAnsi="Arial" w:cs="Arial"/>
          <w:color w:val="222222"/>
          <w:sz w:val="20"/>
          <w:shd w:val="clear" w:color="auto" w:fill="FFFFFF"/>
        </w:rPr>
        <w:t> (p. 151). Doctoral dissertation: University of California, Irvine.</w:t>
      </w:r>
    </w:p>
    <w:p w14:paraId="18065419" w14:textId="2714217B" w:rsidR="00686556" w:rsidRPr="00F94B3A" w:rsidRDefault="00544B3D" w:rsidP="003B4B31">
      <w:pPr>
        <w:adjustRightInd w:val="0"/>
        <w:snapToGrid w:val="0"/>
        <w:spacing w:before="240" w:line="260" w:lineRule="atLeast"/>
        <w:rPr>
          <w:rFonts w:ascii="Palatino Linotype" w:hAnsi="Palatino Linotype"/>
          <w:snapToGrid w:val="0"/>
          <w:sz w:val="18"/>
          <w:szCs w:val="18"/>
          <w:lang w:bidi="en-US"/>
          <w:rPrChange w:id="461" w:author="Antonio Benitez" w:date="2017-11-21T17:17:00Z">
            <w:rPr>
              <w:rFonts w:ascii="Palatino Linotype" w:eastAsiaTheme="minorEastAsia" w:hAnsi="Palatino Linotype"/>
              <w:sz w:val="20"/>
            </w:rPr>
          </w:rPrChange>
        </w:rPr>
      </w:pPr>
      <w:bookmarkStart w:id="462" w:name="OLE_LINK3"/>
      <w:r w:rsidRPr="004D2D8A">
        <w:rPr>
          <w:rFonts w:ascii="Palatino Linotype" w:hAnsi="Palatino Linotype"/>
          <w:noProof/>
          <w:snapToGrid w:val="0"/>
          <w:sz w:val="18"/>
          <w:szCs w:val="18"/>
          <w:lang w:val="es-ES_tradnl" w:eastAsia="es-ES_tradnl"/>
        </w:rPr>
        <w:drawing>
          <wp:anchor distT="0" distB="0" distL="114300" distR="114300" simplePos="0" relativeHeight="251659264" behindDoc="1" locked="0" layoutInCell="1" allowOverlap="1" wp14:anchorId="126DD819" wp14:editId="1B07F859">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anchor>
        </w:drawing>
      </w:r>
      <w:r w:rsidRPr="004D2D8A">
        <w:rPr>
          <w:rFonts w:ascii="Palatino Linotype" w:hAnsi="Palatino Linotype"/>
          <w:snapToGrid w:val="0"/>
          <w:sz w:val="18"/>
          <w:szCs w:val="18"/>
          <w:lang w:bidi="en-US"/>
        </w:rPr>
        <w:t xml:space="preserve">© </w:t>
      </w:r>
      <w:r w:rsidR="00036B3A">
        <w:rPr>
          <w:rFonts w:ascii="Palatino Linotype" w:hAnsi="Palatino Linotype"/>
          <w:snapToGrid w:val="0"/>
          <w:sz w:val="18"/>
          <w:szCs w:val="18"/>
          <w:lang w:bidi="en-US"/>
        </w:rPr>
        <w:t>2017</w:t>
      </w:r>
      <w:r w:rsidRPr="004D2D8A">
        <w:rPr>
          <w:rFonts w:ascii="Palatino Linotype" w:hAnsi="Palatino Linotype"/>
          <w:snapToGrid w:val="0"/>
          <w:sz w:val="18"/>
          <w:szCs w:val="18"/>
          <w:lang w:bidi="en-US"/>
        </w:rPr>
        <w:t xml:space="preserve"> by the authors. Submitted for possible open access publication under the </w:t>
      </w:r>
      <w:r w:rsidRPr="004D2D8A">
        <w:rPr>
          <w:rFonts w:ascii="Palatino Linotype" w:hAnsi="Palatino Linotype"/>
          <w:snapToGrid w:val="0"/>
          <w:sz w:val="18"/>
          <w:szCs w:val="18"/>
          <w:lang w:bidi="en-US"/>
        </w:rPr>
        <w:br/>
        <w:t>terms and conditions of the Creative Commons Attribution (</w:t>
      </w:r>
      <w:r w:rsidR="00E54871">
        <w:rPr>
          <w:rFonts w:ascii="Palatino Linotype" w:hAnsi="Palatino Linotype"/>
          <w:snapToGrid w:val="0"/>
          <w:sz w:val="18"/>
          <w:szCs w:val="18"/>
          <w:lang w:bidi="en-US"/>
        </w:rPr>
        <w:t>CC BY</w:t>
      </w:r>
      <w:r w:rsidRPr="004D2D8A">
        <w:rPr>
          <w:rFonts w:ascii="Palatino Linotype" w:hAnsi="Palatino Linotype"/>
          <w:snapToGrid w:val="0"/>
          <w:sz w:val="18"/>
          <w:szCs w:val="18"/>
          <w:lang w:bidi="en-US"/>
        </w:rPr>
        <w:t>) license (</w:t>
      </w:r>
      <w:ins w:id="463" w:author="Antonio Benitez" w:date="2017-11-21T17:14:00Z">
        <w:r w:rsidR="00686556">
          <w:rPr>
            <w:rFonts w:ascii="Palatino Linotype" w:hAnsi="Palatino Linotype"/>
            <w:snapToGrid w:val="0"/>
            <w:sz w:val="18"/>
            <w:szCs w:val="18"/>
            <w:lang w:bidi="en-US"/>
          </w:rPr>
          <w:fldChar w:fldCharType="begin"/>
        </w:r>
        <w:r w:rsidR="00686556">
          <w:rPr>
            <w:rFonts w:ascii="Palatino Linotype" w:hAnsi="Palatino Linotype"/>
            <w:snapToGrid w:val="0"/>
            <w:sz w:val="18"/>
            <w:szCs w:val="18"/>
            <w:lang w:bidi="en-US"/>
          </w:rPr>
          <w:instrText xml:space="preserve"> HYPERLINK "</w:instrText>
        </w:r>
      </w:ins>
      <w:r w:rsidR="00686556" w:rsidRPr="004D2D8A">
        <w:rPr>
          <w:rFonts w:ascii="Palatino Linotype" w:hAnsi="Palatino Linotype"/>
          <w:snapToGrid w:val="0"/>
          <w:sz w:val="18"/>
          <w:szCs w:val="18"/>
          <w:lang w:bidi="en-US"/>
        </w:rPr>
        <w:instrText>http://creativecommons.org/licenses/by/4.0/</w:instrText>
      </w:r>
      <w:ins w:id="464" w:author="Antonio Benitez" w:date="2017-11-21T17:14:00Z">
        <w:r w:rsidR="00686556">
          <w:rPr>
            <w:rFonts w:ascii="Palatino Linotype" w:hAnsi="Palatino Linotype"/>
            <w:snapToGrid w:val="0"/>
            <w:sz w:val="18"/>
            <w:szCs w:val="18"/>
            <w:lang w:bidi="en-US"/>
          </w:rPr>
          <w:instrText xml:space="preserve">" </w:instrText>
        </w:r>
        <w:r w:rsidR="00686556">
          <w:rPr>
            <w:rFonts w:ascii="Palatino Linotype" w:hAnsi="Palatino Linotype"/>
            <w:snapToGrid w:val="0"/>
            <w:sz w:val="18"/>
            <w:szCs w:val="18"/>
            <w:lang w:bidi="en-US"/>
          </w:rPr>
          <w:fldChar w:fldCharType="separate"/>
        </w:r>
      </w:ins>
      <w:r w:rsidR="00686556" w:rsidRPr="004D5910">
        <w:rPr>
          <w:rStyle w:val="Hipervnculo"/>
          <w:rFonts w:ascii="Palatino Linotype" w:hAnsi="Palatino Linotype"/>
          <w:snapToGrid w:val="0"/>
          <w:sz w:val="18"/>
          <w:szCs w:val="18"/>
          <w:lang w:bidi="en-US"/>
        </w:rPr>
        <w:t>http://creativecommons.org/licenses/by/4.0/</w:t>
      </w:r>
      <w:ins w:id="465" w:author="Antonio Benitez" w:date="2017-11-21T17:14:00Z">
        <w:r w:rsidR="00686556">
          <w:rPr>
            <w:rFonts w:ascii="Palatino Linotype" w:hAnsi="Palatino Linotype"/>
            <w:snapToGrid w:val="0"/>
            <w:sz w:val="18"/>
            <w:szCs w:val="18"/>
            <w:lang w:bidi="en-US"/>
          </w:rPr>
          <w:fldChar w:fldCharType="end"/>
        </w:r>
      </w:ins>
      <w:r w:rsidRPr="004D2D8A">
        <w:rPr>
          <w:rFonts w:ascii="Palatino Linotype" w:hAnsi="Palatino Linotype"/>
          <w:snapToGrid w:val="0"/>
          <w:sz w:val="18"/>
          <w:szCs w:val="18"/>
          <w:lang w:bidi="en-US"/>
        </w:rPr>
        <w:t>).</w:t>
      </w:r>
      <w:bookmarkEnd w:id="462"/>
    </w:p>
    <w:sectPr w:rsidR="00686556" w:rsidRPr="00F94B3A" w:rsidSect="00DC1886">
      <w:headerReference w:type="even" r:id="rId22"/>
      <w:headerReference w:type="default" r:id="rId23"/>
      <w:footerReference w:type="default" r:id="rId24"/>
      <w:headerReference w:type="first" r:id="rId25"/>
      <w:footerReference w:type="first" r:id="rId26"/>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nmedina" w:date="2017-11-23T15:54:00Z" w:initials="nmm">
    <w:p w14:paraId="2D4D5644" w14:textId="0D787A9A" w:rsidR="00FD6FB8" w:rsidRPr="002038B3" w:rsidRDefault="00FD6FB8">
      <w:pPr>
        <w:pStyle w:val="Textocomentario"/>
        <w:rPr>
          <w:lang w:val="es-ES"/>
        </w:rPr>
      </w:pPr>
      <w:r>
        <w:rPr>
          <w:rStyle w:val="Refdecomentario"/>
        </w:rPr>
        <w:annotationRef/>
      </w:r>
      <w:r w:rsidRPr="002038B3">
        <w:rPr>
          <w:lang w:val="es-ES"/>
        </w:rPr>
        <w:t xml:space="preserve">Queda rara la “,” sería and u or o poner etc. </w:t>
      </w:r>
      <w:r>
        <w:rPr>
          <w:lang w:val="es-ES"/>
        </w:rPr>
        <w:t xml:space="preserve"> En el texto hay referencias bibliográficas a estos conceptos? Se podrían añadir.</w:t>
      </w:r>
    </w:p>
  </w:comment>
  <w:comment w:id="1" w:author="Zoraida Callejas" w:date="2017-11-24T17:36:00Z" w:initials="ZC">
    <w:p w14:paraId="34F63AF1" w14:textId="0A522B94" w:rsidR="00FD6FB8" w:rsidRPr="00EF00AD" w:rsidRDefault="00FD6FB8">
      <w:pPr>
        <w:pStyle w:val="Textocomentario"/>
        <w:rPr>
          <w:lang w:val="es-ES_tradnl"/>
        </w:rPr>
      </w:pPr>
      <w:r>
        <w:rPr>
          <w:rStyle w:val="Refdecomentario"/>
        </w:rPr>
        <w:annotationRef/>
      </w:r>
      <w:r w:rsidRPr="00EF00AD">
        <w:rPr>
          <w:lang w:val="es-ES_tradnl"/>
        </w:rPr>
        <w:t xml:space="preserve">De acuerdo con poner la coma, también con las referencias bibliográficas, pero en el texto, no en el abstract </w:t>
      </w:r>
      <w:r>
        <w:sym w:font="Wingdings" w:char="F04A"/>
      </w:r>
    </w:p>
  </w:comment>
  <w:comment w:id="4" w:author="Zoraida Callejas" w:date="2017-11-24T17:38:00Z" w:initials="ZC">
    <w:p w14:paraId="0389C256" w14:textId="3236A076" w:rsidR="00FD6FB8" w:rsidRPr="00EF00AD" w:rsidRDefault="00FD6FB8">
      <w:pPr>
        <w:pStyle w:val="Textocomentario"/>
        <w:rPr>
          <w:lang w:val="es-ES_tradnl"/>
        </w:rPr>
      </w:pPr>
      <w:r>
        <w:rPr>
          <w:rStyle w:val="Refdecomentario"/>
        </w:rPr>
        <w:annotationRef/>
      </w:r>
      <w:r w:rsidRPr="00EF00AD">
        <w:rPr>
          <w:lang w:val="es-ES_tradnl"/>
        </w:rPr>
        <w:t>Cuando pones “virtual advisor” parece que te refieres a un sistema automático, una especie de sistema experto que actúa como dietista o nutricionista</w:t>
      </w:r>
    </w:p>
  </w:comment>
  <w:comment w:id="2" w:author="nmedina" w:date="2017-11-23T15:54:00Z" w:initials="nmm">
    <w:p w14:paraId="421F7216" w14:textId="4B688B43" w:rsidR="00FD6FB8" w:rsidRPr="002038B3" w:rsidRDefault="00FD6FB8">
      <w:pPr>
        <w:pStyle w:val="Textocomentario"/>
        <w:rPr>
          <w:lang w:val="es-ES"/>
        </w:rPr>
      </w:pPr>
      <w:r>
        <w:rPr>
          <w:rStyle w:val="Refdecomentario"/>
        </w:rPr>
        <w:annotationRef/>
      </w:r>
      <w:r w:rsidRPr="002038B3">
        <w:rPr>
          <w:lang w:val="es-ES"/>
        </w:rPr>
        <w:t xml:space="preserve">las ventajas que se citan son: facilidad de uso, representación de información y adaptación. </w:t>
      </w:r>
      <w:r w:rsidRPr="00EF00AD">
        <w:rPr>
          <w:lang w:val="es-ES_tradnl"/>
        </w:rPr>
        <w:t>¿Se olvida algo? En ese caso, mencionarlo aquí es importante.</w:t>
      </w:r>
    </w:p>
  </w:comment>
  <w:comment w:id="3" w:author="Zoraida Callejas" w:date="2017-11-24T17:41:00Z" w:initials="ZC">
    <w:p w14:paraId="56B836EA" w14:textId="18A004B4" w:rsidR="00FD6FB8" w:rsidRPr="00EF00AD" w:rsidRDefault="00FD6FB8">
      <w:pPr>
        <w:pStyle w:val="Textocomentario"/>
        <w:rPr>
          <w:lang w:val="es-ES_tradnl"/>
        </w:rPr>
      </w:pPr>
      <w:r>
        <w:rPr>
          <w:rStyle w:val="Refdecomentario"/>
        </w:rPr>
        <w:annotationRef/>
      </w:r>
      <w:r w:rsidRPr="00EF00AD">
        <w:rPr>
          <w:lang w:val="es-ES_tradnl"/>
        </w:rPr>
        <w:t>Sí, me da la impression de que te centras en Food4Living como herramienta, en cuyo caso es mejor que otros sistemas como 8fit por las razones que das, pero luego está la contribución que supone Food4Living como plataforma tecnológica para el desarrollo de sistemas de monitorización de la nutrición, en este caso también tendría otros beneficios, los que ahora hay en la página 12.</w:t>
      </w:r>
    </w:p>
  </w:comment>
  <w:comment w:id="8" w:author="Zoraida Callejas" w:date="2017-11-24T17:57:00Z" w:initials="ZC">
    <w:p w14:paraId="48907627" w14:textId="25A2E1DD" w:rsidR="00FD6FB8" w:rsidRPr="00EF00AD" w:rsidRDefault="00FD6FB8">
      <w:pPr>
        <w:pStyle w:val="Textocomentario"/>
        <w:rPr>
          <w:lang w:val="es-ES_tradnl"/>
        </w:rPr>
      </w:pPr>
      <w:r>
        <w:rPr>
          <w:rStyle w:val="Refdecomentario"/>
        </w:rPr>
        <w:annotationRef/>
      </w:r>
      <w:r w:rsidRPr="00EF00AD">
        <w:rPr>
          <w:lang w:val="es-ES_tradnl"/>
        </w:rPr>
        <w:t>Aquí echo de menos una referencia. Creo que en la frase se simplifica mucho la situación, aquí hay una fuente bastante interesante que podría server de cita y para matizar un poco:</w:t>
      </w:r>
    </w:p>
    <w:p w14:paraId="1FD0035D" w14:textId="6C1D2692" w:rsidR="00FD6FB8" w:rsidRPr="00EF00AD" w:rsidRDefault="008C7088">
      <w:pPr>
        <w:pStyle w:val="Textocomentario"/>
        <w:rPr>
          <w:lang w:val="es-ES_tradnl"/>
        </w:rPr>
      </w:pPr>
      <w:hyperlink r:id="rId1" w:history="1">
        <w:r w:rsidR="00FD6FB8" w:rsidRPr="00EF00AD">
          <w:rPr>
            <w:rStyle w:val="Hipervnculo"/>
            <w:lang w:val="es-ES_tradnl"/>
          </w:rPr>
          <w:t>http://www.tandfonline.com/doi/full/10.1080/01639360802261755</w:t>
        </w:r>
      </w:hyperlink>
    </w:p>
    <w:p w14:paraId="08A60C96" w14:textId="77777777" w:rsidR="00FD6FB8" w:rsidRPr="00EF00AD" w:rsidRDefault="00FD6FB8">
      <w:pPr>
        <w:pStyle w:val="Textocomentario"/>
        <w:rPr>
          <w:lang w:val="es-ES_tradnl"/>
        </w:rPr>
      </w:pPr>
    </w:p>
  </w:comment>
  <w:comment w:id="13" w:author="nmedina" w:date="2017-11-24T09:57:00Z" w:initials="nmm">
    <w:p w14:paraId="749508A2" w14:textId="4B530F80" w:rsidR="004B4EA5" w:rsidRPr="00F20731" w:rsidRDefault="004B4EA5" w:rsidP="004B4EA5">
      <w:pPr>
        <w:pStyle w:val="Textocomentario"/>
        <w:rPr>
          <w:lang w:val="es-ES"/>
        </w:rPr>
      </w:pPr>
      <w:r>
        <w:rPr>
          <w:rStyle w:val="Refdecomentario"/>
        </w:rPr>
        <w:annotationRef/>
      </w:r>
      <w:r w:rsidRPr="00F20731">
        <w:rPr>
          <w:lang w:val="es-ES"/>
        </w:rPr>
        <w:t xml:space="preserve">Falta el título de la tabla y citarla en el texto. Es mejor poner una primera columna con los aspectos a comparar para no repetir tanto entre columnas. </w:t>
      </w:r>
    </w:p>
  </w:comment>
  <w:comment w:id="14" w:author="Zoraida Callejas" w:date="2017-11-24T18:35:00Z" w:initials="ZC">
    <w:p w14:paraId="42E47187" w14:textId="27A5BF3E" w:rsidR="004B4EA5" w:rsidRPr="00EF00AD" w:rsidRDefault="004B4EA5" w:rsidP="004B4EA5">
      <w:pPr>
        <w:pStyle w:val="Textocomentario"/>
        <w:rPr>
          <w:lang w:val="es-ES_tradnl"/>
        </w:rPr>
      </w:pPr>
      <w:r>
        <w:rPr>
          <w:rStyle w:val="Refdecomentario"/>
        </w:rPr>
        <w:annotationRef/>
      </w:r>
      <w:r w:rsidRPr="00EF00AD">
        <w:rPr>
          <w:lang w:val="es-ES_tradnl"/>
        </w:rPr>
        <w:t>Estoy de acuerdo con todo, he puesto ya la cita en el texto.</w:t>
      </w:r>
    </w:p>
  </w:comment>
  <w:comment w:id="15" w:author="Zoraida Callejas" w:date="2017-11-24T19:11:00Z" w:initials="ZC">
    <w:p w14:paraId="54BFA815" w14:textId="661CE2CF" w:rsidR="00FD6FB8" w:rsidRPr="00EF00AD" w:rsidRDefault="00FD6FB8">
      <w:pPr>
        <w:pStyle w:val="Textocomentario"/>
        <w:rPr>
          <w:lang w:val="es-ES_tradnl"/>
        </w:rPr>
      </w:pPr>
      <w:r>
        <w:rPr>
          <w:rStyle w:val="Refdecomentario"/>
        </w:rPr>
        <w:annotationRef/>
      </w:r>
      <w:r w:rsidRPr="00EF00AD">
        <w:rPr>
          <w:lang w:val="es-ES_tradnl"/>
        </w:rPr>
        <w:t>Hasta aquí has contado los beneficios respect al estado del arte en cuanto a la idea general, ahora te vas a poner a hablar de los beneficios de la plataforma tecnológica en sí. Para ello, tendrías que incluir antes otro pequeño estado del arte donde hables de otras plataformas similares, cómo se han diseñado, qué desventajas tienen, etc. Una cosa que se puede decir es que las herramientas de telemonitorización suelen trabjar en el sentido usuario-&gt;sistema-&gt;profesional, y por tanto sólo tienen que guardar datos dle consumo de calorías etc del usuario para que lo pueda ver el profesional, mientras que en la nuestra el pforesional toma decisiones y retroalmienta al sistema con variaciones en el plan personalizado del usuario, para lo cual nuestra plataforma provee de las herrameintas adecuadas. Algunas citas que podrías usar:</w:t>
      </w:r>
    </w:p>
    <w:p w14:paraId="4CCC44DD" w14:textId="0474A01F" w:rsidR="00FD6FB8" w:rsidRPr="00EF00AD" w:rsidRDefault="00FD6FB8">
      <w:pPr>
        <w:pStyle w:val="Textocomentario"/>
        <w:rPr>
          <w:lang w:val="es-ES_tradnl"/>
        </w:rPr>
      </w:pPr>
      <w:r w:rsidRPr="00EF00AD">
        <w:rPr>
          <w:lang w:val="es-ES_tradnl"/>
        </w:rPr>
        <w:t>http://www.tandfonline.com/doi/full/10.1080/07315724.2013.875437</w:t>
      </w:r>
    </w:p>
    <w:p w14:paraId="092F864E" w14:textId="69947381" w:rsidR="00FD6FB8" w:rsidRPr="00EF00AD" w:rsidRDefault="00FD6FB8">
      <w:pPr>
        <w:pStyle w:val="Textocomentario"/>
        <w:rPr>
          <w:lang w:val="es-ES_tradnl"/>
        </w:rPr>
      </w:pPr>
      <w:r w:rsidRPr="00EF00AD">
        <w:rPr>
          <w:lang w:val="es-ES_tradnl"/>
        </w:rPr>
        <w:t>https://www.hindawi.com/journals/jdr/2016/3798729/</w:t>
      </w:r>
    </w:p>
    <w:p w14:paraId="7F20079B" w14:textId="0AC9A648" w:rsidR="00FD6FB8" w:rsidRPr="00EF00AD" w:rsidRDefault="00FD6FB8">
      <w:pPr>
        <w:pStyle w:val="Textocomentario"/>
        <w:rPr>
          <w:lang w:val="es-ES_tradnl"/>
        </w:rPr>
      </w:pPr>
      <w:r w:rsidRPr="00EF00AD">
        <w:rPr>
          <w:lang w:val="es-ES_tradnl"/>
        </w:rPr>
        <w:t>Para redactar eso, puedes tener en mente los beneficios que has dicho que tiene tu plataforma en la sección "Platform features"</w:t>
      </w:r>
    </w:p>
    <w:p w14:paraId="61B8DCFD" w14:textId="77777777" w:rsidR="00FD6FB8" w:rsidRPr="00EF00AD" w:rsidRDefault="00FD6FB8">
      <w:pPr>
        <w:pStyle w:val="Textocomentario"/>
        <w:rPr>
          <w:lang w:val="es-ES_tradnl"/>
        </w:rPr>
      </w:pPr>
    </w:p>
  </w:comment>
  <w:comment w:id="16" w:author="Zoraida Callejas" w:date="2017-11-24T19:00:00Z" w:initials="ZC">
    <w:p w14:paraId="5248F759" w14:textId="72E3DC24" w:rsidR="00FD6FB8" w:rsidRPr="00EF00AD" w:rsidRDefault="00FD6FB8">
      <w:pPr>
        <w:pStyle w:val="Textocomentario"/>
        <w:rPr>
          <w:lang w:val="es-ES_tradnl"/>
        </w:rPr>
      </w:pPr>
      <w:r>
        <w:rPr>
          <w:rStyle w:val="Refdecomentario"/>
        </w:rPr>
        <w:annotationRef/>
      </w:r>
      <w:r w:rsidRPr="00EF00AD">
        <w:rPr>
          <w:lang w:val="es-ES_tradnl"/>
        </w:rPr>
        <w:t>Aquí habría que trazar la línea entre lo que consideramos plataforma y lo que consieramos la app implementada sobre la plataforma</w:t>
      </w:r>
    </w:p>
  </w:comment>
  <w:comment w:id="18" w:author="Angel Ruiz" w:date="2017-11-25T17:27:00Z" w:initials="b">
    <w:p w14:paraId="43688ABE" w14:textId="3555F16A" w:rsidR="00FD6FB8" w:rsidRPr="00EF00AD" w:rsidRDefault="00FD6FB8">
      <w:pPr>
        <w:pStyle w:val="Textocomentario"/>
        <w:rPr>
          <w:lang w:val="es-ES_tradnl"/>
        </w:rPr>
      </w:pPr>
      <w:r>
        <w:rPr>
          <w:rStyle w:val="Refdecomentario"/>
        </w:rPr>
        <w:annotationRef/>
      </w:r>
      <w:r w:rsidRPr="00EF00AD">
        <w:rPr>
          <w:lang w:val="es-ES_tradnl"/>
        </w:rPr>
        <w:t>Aunque “Cloud Server” no es incorrecto yo pondría Cloud Computing, Cloud Technology o Cloud Services. O sencillamente “Cloud”</w:t>
      </w:r>
    </w:p>
  </w:comment>
  <w:comment w:id="22" w:author="Angel Ruiz" w:date="2017-11-25T17:29:00Z" w:initials="b">
    <w:p w14:paraId="1608A3AE" w14:textId="38831DDA" w:rsidR="00FD6FB8" w:rsidRPr="00EF00AD" w:rsidRDefault="00FD6FB8" w:rsidP="00F966FB">
      <w:pPr>
        <w:pStyle w:val="Textocomentario"/>
        <w:jc w:val="center"/>
        <w:rPr>
          <w:lang w:val="es-ES_tradnl"/>
        </w:rPr>
      </w:pPr>
      <w:r>
        <w:rPr>
          <w:rStyle w:val="Refdecomentario"/>
        </w:rPr>
        <w:annotationRef/>
      </w:r>
      <w:r w:rsidRPr="00EF00AD">
        <w:rPr>
          <w:lang w:val="es-ES_tradnl"/>
        </w:rPr>
        <w:t>Esta sección no se porque está “eliminada/tachada”. Yo la veo fundamental. Si es cierto que algunos puntos deben aclararse o explicarse mejor, pero no creo que deba eliminarse…</w:t>
      </w:r>
    </w:p>
    <w:p w14:paraId="191D0E30" w14:textId="34DA5B58" w:rsidR="00FD6FB8" w:rsidRPr="00EF00AD" w:rsidRDefault="00FD6FB8" w:rsidP="00F966FB">
      <w:pPr>
        <w:pStyle w:val="Textocomentario"/>
        <w:jc w:val="center"/>
        <w:rPr>
          <w:lang w:val="es-ES_tradnl"/>
        </w:rPr>
      </w:pPr>
    </w:p>
    <w:p w14:paraId="37EF0255" w14:textId="40C58D1B" w:rsidR="00FD6FB8" w:rsidRPr="00EF00AD" w:rsidRDefault="00FD6FB8" w:rsidP="00F966FB">
      <w:pPr>
        <w:pStyle w:val="Textocomentario"/>
        <w:jc w:val="center"/>
        <w:rPr>
          <w:lang w:val="es-ES_tradnl"/>
        </w:rPr>
      </w:pPr>
      <w:r w:rsidRPr="00EF00AD">
        <w:rPr>
          <w:lang w:val="es-ES_tradnl"/>
        </w:rPr>
        <w:t>Quizás también podría encajar al final, después de haber explicado toda la plataforma, a modo resumen de lo que plataforma aporta y sus principals puntos Fuertes..</w:t>
      </w:r>
    </w:p>
    <w:p w14:paraId="75C30FE2" w14:textId="77777777" w:rsidR="00FD6FB8" w:rsidRPr="00EF00AD" w:rsidRDefault="00FD6FB8" w:rsidP="00F966FB">
      <w:pPr>
        <w:pStyle w:val="Textocomentario"/>
        <w:jc w:val="center"/>
        <w:rPr>
          <w:lang w:val="es-ES_tradnl"/>
        </w:rPr>
      </w:pPr>
    </w:p>
    <w:p w14:paraId="52480113" w14:textId="77777777" w:rsidR="00FD6FB8" w:rsidRPr="00EF00AD" w:rsidRDefault="00FD6FB8" w:rsidP="00F966FB">
      <w:pPr>
        <w:pStyle w:val="Textocomentario"/>
        <w:jc w:val="center"/>
        <w:rPr>
          <w:lang w:val="es-ES_tradnl"/>
        </w:rPr>
      </w:pPr>
    </w:p>
  </w:comment>
  <w:comment w:id="28" w:author="nmedina" w:date="2017-11-24T09:59:00Z" w:initials="nmm">
    <w:p w14:paraId="3B4DF43C" w14:textId="389F70FF" w:rsidR="00FD6FB8" w:rsidRPr="00F20731" w:rsidRDefault="00FD6FB8">
      <w:pPr>
        <w:pStyle w:val="Textocomentario"/>
        <w:rPr>
          <w:lang w:val="es-ES"/>
        </w:rPr>
      </w:pPr>
      <w:r>
        <w:rPr>
          <w:rStyle w:val="Refdecomentario"/>
        </w:rPr>
        <w:annotationRef/>
      </w:r>
      <w:r w:rsidRPr="00F20731">
        <w:rPr>
          <w:lang w:val="es-ES"/>
        </w:rPr>
        <w:t>especificar qué aspectos son adaptables en la configuración del sistema y en las dietas.</w:t>
      </w:r>
    </w:p>
  </w:comment>
  <w:comment w:id="29" w:author="nmedina" w:date="2017-11-24T09:59:00Z" w:initials="nmm">
    <w:p w14:paraId="6D62C380" w14:textId="00F2E7F6" w:rsidR="00FD6FB8" w:rsidRPr="00EF00AD" w:rsidRDefault="00FD6FB8">
      <w:pPr>
        <w:pStyle w:val="Textocomentario"/>
        <w:rPr>
          <w:lang w:val="es-ES_tradnl"/>
        </w:rPr>
      </w:pPr>
      <w:r>
        <w:rPr>
          <w:rStyle w:val="Refdecomentario"/>
        </w:rPr>
        <w:annotationRef/>
      </w:r>
      <w:r w:rsidRPr="00EF00AD">
        <w:rPr>
          <w:lang w:val="es-ES_tradnl"/>
        </w:rPr>
        <w:t>explicar qué significa</w:t>
      </w:r>
    </w:p>
  </w:comment>
  <w:comment w:id="30" w:author="nmedina" w:date="2017-11-24T09:59:00Z" w:initials="nmm">
    <w:p w14:paraId="32A7C6D0" w14:textId="4C828E54" w:rsidR="00FD6FB8" w:rsidRPr="00F20731" w:rsidRDefault="00FD6FB8">
      <w:pPr>
        <w:pStyle w:val="Textocomentario"/>
        <w:rPr>
          <w:lang w:val="es-ES"/>
        </w:rPr>
      </w:pPr>
      <w:r>
        <w:rPr>
          <w:rStyle w:val="Refdecomentario"/>
        </w:rPr>
        <w:annotationRef/>
      </w:r>
      <w:r w:rsidRPr="00F20731">
        <w:rPr>
          <w:lang w:val="es-ES"/>
        </w:rPr>
        <w:t>Lo piondría en otro punto. Es decir, un punto para la adaptación y otro para el formato de los datos.</w:t>
      </w:r>
    </w:p>
  </w:comment>
  <w:comment w:id="33" w:author="nmedina" w:date="2017-11-24T10:00:00Z" w:initials="nmm">
    <w:p w14:paraId="16AD75AC" w14:textId="1787FF15" w:rsidR="00FD6FB8" w:rsidRPr="00F20731" w:rsidRDefault="00FD6FB8">
      <w:pPr>
        <w:pStyle w:val="Textocomentario"/>
        <w:rPr>
          <w:lang w:val="es-ES"/>
        </w:rPr>
      </w:pPr>
      <w:r>
        <w:rPr>
          <w:rStyle w:val="Refdecomentario"/>
        </w:rPr>
        <w:annotationRef/>
      </w:r>
      <w:r w:rsidRPr="00F20731">
        <w:rPr>
          <w:lang w:val="es-ES"/>
        </w:rPr>
        <w:t xml:space="preserve">pondría un punto donde se diga que es un sistema basado en metas y explicaría en qué consisten esas metas. </w:t>
      </w:r>
      <w:r w:rsidRPr="00EF00AD">
        <w:rPr>
          <w:lang w:val="es-ES_tradnl"/>
        </w:rPr>
        <w:t>Después, pondría en otro punto lo de sincronización de datos.</w:t>
      </w:r>
    </w:p>
  </w:comment>
  <w:comment w:id="39" w:author="nmedina" w:date="2017-11-24T10:01:00Z" w:initials="nmm">
    <w:p w14:paraId="76CBF5C5" w14:textId="09A08BDE" w:rsidR="00FD6FB8" w:rsidRPr="00F20731" w:rsidRDefault="00FD6FB8">
      <w:pPr>
        <w:pStyle w:val="Textocomentario"/>
        <w:rPr>
          <w:lang w:val="es-ES"/>
        </w:rPr>
      </w:pPr>
      <w:r>
        <w:rPr>
          <w:rStyle w:val="Refdecomentario"/>
        </w:rPr>
        <w:annotationRef/>
      </w:r>
      <w:r w:rsidRPr="00F20731">
        <w:rPr>
          <w:lang w:val="es-ES"/>
        </w:rPr>
        <w:t>Esto lo he puesto antes, porque ya se habla de los módulos.</w:t>
      </w:r>
    </w:p>
  </w:comment>
  <w:comment w:id="45" w:author="nmedina" w:date="2017-11-24T10:01:00Z" w:initials="nmm">
    <w:p w14:paraId="03B0C8C8" w14:textId="301340F4" w:rsidR="00FD6FB8" w:rsidRPr="00F20731" w:rsidRDefault="00FD6FB8">
      <w:pPr>
        <w:pStyle w:val="Textocomentario"/>
        <w:rPr>
          <w:lang w:val="es-ES"/>
        </w:rPr>
      </w:pPr>
      <w:r>
        <w:rPr>
          <w:rStyle w:val="Refdecomentario"/>
        </w:rPr>
        <w:annotationRef/>
      </w:r>
      <w:r w:rsidRPr="00F20731">
        <w:rPr>
          <w:lang w:val="es-ES"/>
        </w:rPr>
        <w:t>Creo que hace falta explicarlo un poco más.</w:t>
      </w:r>
    </w:p>
  </w:comment>
  <w:comment w:id="58" w:author="Angel Ruiz" w:date="2017-11-25T17:36:00Z" w:initials="b">
    <w:p w14:paraId="19A4F508" w14:textId="1EFC74B9" w:rsidR="00FD6FB8" w:rsidRPr="00EF00AD" w:rsidRDefault="00FD6FB8">
      <w:pPr>
        <w:pStyle w:val="Textocomentario"/>
        <w:rPr>
          <w:lang w:val="es-ES_tradnl"/>
        </w:rPr>
      </w:pPr>
      <w:r>
        <w:rPr>
          <w:rStyle w:val="Refdecomentario"/>
        </w:rPr>
        <w:annotationRef/>
      </w:r>
      <w:r w:rsidRPr="00EF00AD">
        <w:rPr>
          <w:lang w:val="es-ES_tradnl"/>
        </w:rPr>
        <w:t>Cambiaría también Cloud Database y Mobile Database por Cloud Storage y Mobile Storage.</w:t>
      </w:r>
    </w:p>
  </w:comment>
  <w:comment w:id="59" w:author="Angel Ruiz" w:date="2017-11-25T17:33:00Z" w:initials="b">
    <w:p w14:paraId="27711699" w14:textId="2398326E" w:rsidR="00FD6FB8" w:rsidRPr="00EF00AD" w:rsidRDefault="00FD6FB8">
      <w:pPr>
        <w:pStyle w:val="Textocomentario"/>
        <w:rPr>
          <w:lang w:val="es-ES_tradnl"/>
        </w:rPr>
      </w:pPr>
      <w:r>
        <w:rPr>
          <w:rStyle w:val="Refdecomentario"/>
        </w:rPr>
        <w:annotationRef/>
      </w:r>
      <w:r w:rsidRPr="00EF00AD">
        <w:rPr>
          <w:lang w:val="es-ES_tradnl"/>
        </w:rPr>
        <w:t>Cuando tomas el modelo teórico REST y lo implementas (en tu caso con servicios web), se le suele llamar RESTful API. Yo intentaría cambiar en el texto REST API por RESTful API.</w:t>
      </w:r>
    </w:p>
  </w:comment>
  <w:comment w:id="60" w:author="Angel Ruiz" w:date="2017-11-25T17:32:00Z" w:initials="b">
    <w:p w14:paraId="510DB8DF" w14:textId="0784AE87" w:rsidR="00FD6FB8" w:rsidRPr="00EF00AD" w:rsidRDefault="00FD6FB8">
      <w:pPr>
        <w:pStyle w:val="Textocomentario"/>
        <w:rPr>
          <w:lang w:val="es-ES_tradnl"/>
        </w:rPr>
      </w:pPr>
      <w:r>
        <w:rPr>
          <w:rStyle w:val="Refdecomentario"/>
        </w:rPr>
        <w:annotationRef/>
      </w:r>
      <w:r w:rsidRPr="00EF00AD">
        <w:rPr>
          <w:lang w:val="es-ES_tradnl"/>
        </w:rPr>
        <w:t xml:space="preserve">Aunque no es muy importante, si es posible, usar un color claro de fondo (blanco) y colores más suaves. </w:t>
      </w:r>
    </w:p>
    <w:p w14:paraId="691489B7" w14:textId="77777777" w:rsidR="00FD6FB8" w:rsidRPr="00EF00AD" w:rsidRDefault="00FD6FB8">
      <w:pPr>
        <w:pStyle w:val="Textocomentario"/>
        <w:rPr>
          <w:lang w:val="es-ES_tradnl"/>
        </w:rPr>
      </w:pPr>
    </w:p>
  </w:comment>
  <w:comment w:id="61" w:author="Zoraida Callejas" w:date="2017-11-24T21:12:00Z" w:initials="ZC">
    <w:p w14:paraId="19253D25" w14:textId="0FA68308" w:rsidR="00FD6FB8" w:rsidRPr="00EF00AD" w:rsidRDefault="00FD6FB8">
      <w:pPr>
        <w:pStyle w:val="Textocomentario"/>
        <w:rPr>
          <w:lang w:val="es-ES_tradnl"/>
        </w:rPr>
      </w:pPr>
      <w:r>
        <w:rPr>
          <w:rStyle w:val="Refdecomentario"/>
        </w:rPr>
        <w:annotationRef/>
      </w:r>
      <w:r w:rsidRPr="00EF00AD">
        <w:rPr>
          <w:lang w:val="es-ES_tradnl"/>
        </w:rPr>
        <w:t>El recuadro amarillo tiene todavía mucho espacio libre, podrías ampliar los otros recuadros y poner la letra más grande. También pondría las cajas azules en  blanco para que se lea mejor el texto.</w:t>
      </w:r>
    </w:p>
  </w:comment>
  <w:comment w:id="62" w:author="Zoraida Callejas" w:date="2017-11-24T19:20:00Z" w:initials="ZC">
    <w:p w14:paraId="69DA943E" w14:textId="3E5CE1B0" w:rsidR="00FD6FB8" w:rsidRPr="00EF00AD" w:rsidRDefault="00FD6FB8">
      <w:pPr>
        <w:pStyle w:val="Textocomentario"/>
        <w:rPr>
          <w:lang w:val="es-ES_tradnl"/>
        </w:rPr>
      </w:pPr>
      <w:r>
        <w:rPr>
          <w:rStyle w:val="Refdecomentario"/>
        </w:rPr>
        <w:annotationRef/>
      </w:r>
      <w:r w:rsidRPr="00EF00AD">
        <w:rPr>
          <w:lang w:val="es-ES_tradnl"/>
        </w:rPr>
        <w:t>En la figura 1 has puesto supervisor/nutritionist  y user, en la descipción de la figura 1 has puesto supervised user y monitoring professional, aquí pones user y nutritionist, unifica la terminología</w:t>
      </w:r>
    </w:p>
  </w:comment>
  <w:comment w:id="63" w:author="nmedina" w:date="2017-11-24T10:03:00Z" w:initials="nmm">
    <w:p w14:paraId="1EE37706" w14:textId="1759E3F2" w:rsidR="00FD6FB8" w:rsidRPr="00F20731" w:rsidRDefault="00FD6FB8">
      <w:pPr>
        <w:pStyle w:val="Textocomentario"/>
        <w:rPr>
          <w:lang w:val="es-ES"/>
        </w:rPr>
      </w:pPr>
      <w:r>
        <w:rPr>
          <w:rStyle w:val="Refdecomentario"/>
        </w:rPr>
        <w:annotationRef/>
      </w:r>
      <w:r w:rsidRPr="00F20731">
        <w:rPr>
          <w:lang w:val="es-ES"/>
        </w:rPr>
        <w:t>¿esquema general es lo mismo que arquitectura? Si es lo mismo debería usarse el mismo término para no confundir.</w:t>
      </w:r>
    </w:p>
  </w:comment>
  <w:comment w:id="64" w:author="Zoraida Callejas" w:date="2017-11-24T19:18:00Z" w:initials="ZC">
    <w:p w14:paraId="585E860E" w14:textId="00DA03E4" w:rsidR="00FD6FB8" w:rsidRPr="00EF00AD" w:rsidRDefault="00FD6FB8">
      <w:pPr>
        <w:pStyle w:val="Textocomentario"/>
        <w:rPr>
          <w:lang w:val="es-ES_tradnl"/>
        </w:rPr>
      </w:pPr>
      <w:r>
        <w:rPr>
          <w:rStyle w:val="Refdecomentario"/>
        </w:rPr>
        <w:annotationRef/>
      </w:r>
      <w:r w:rsidRPr="00EF00AD">
        <w:rPr>
          <w:lang w:val="es-ES_tradnl"/>
        </w:rPr>
        <w:t>Estoy de acuerdo con que es mejor llamarlo “arquitectura”</w:t>
      </w:r>
    </w:p>
  </w:comment>
  <w:comment w:id="66" w:author="nmedina" w:date="2017-11-24T10:04:00Z" w:initials="nmm">
    <w:p w14:paraId="2AE6FD2A" w14:textId="7A8AEB7A" w:rsidR="00FD6FB8" w:rsidRPr="00F20731" w:rsidRDefault="00FD6FB8">
      <w:pPr>
        <w:pStyle w:val="Textocomentario"/>
        <w:rPr>
          <w:lang w:val="es-ES"/>
        </w:rPr>
      </w:pPr>
      <w:r>
        <w:rPr>
          <w:rStyle w:val="Refdecomentario"/>
        </w:rPr>
        <w:annotationRef/>
      </w:r>
      <w:r w:rsidRPr="00F20731">
        <w:rPr>
          <w:lang w:val="es-ES"/>
        </w:rPr>
        <w:t>¿estas partes son los módulos de los que se acaba de hablar arriba? Si es así poner aquí módulos en lugar de partes para no confundir, y si no explicar la relación.</w:t>
      </w:r>
    </w:p>
  </w:comment>
  <w:comment w:id="67" w:author="Antonio Benitez" w:date="2017-11-30T19:22:00Z" w:initials="AB">
    <w:p w14:paraId="5CE3D979" w14:textId="7ABC98EF" w:rsidR="008671D5" w:rsidRDefault="008671D5">
      <w:pPr>
        <w:pStyle w:val="Textocomentario"/>
        <w:rPr>
          <w:lang w:val="es-ES_tradnl"/>
        </w:rPr>
      </w:pPr>
      <w:r>
        <w:rPr>
          <w:rStyle w:val="Refdecomentario"/>
        </w:rPr>
        <w:annotationRef/>
      </w:r>
      <w:r w:rsidRPr="008671D5">
        <w:rPr>
          <w:lang w:val="es-ES_tradnl"/>
        </w:rPr>
        <w:t>He considerado como módulos cada uno de los pequeños components de la arquitectura, y en par</w:t>
      </w:r>
      <w:r>
        <w:rPr>
          <w:lang w:val="es-ES_tradnl"/>
        </w:rPr>
        <w:t>tes me refiero a 1) la aplicación móvil, 2)Aplicación web y 3) API.</w:t>
      </w:r>
    </w:p>
    <w:p w14:paraId="3043F493" w14:textId="77777777" w:rsidR="008671D5" w:rsidRPr="008671D5" w:rsidRDefault="008671D5">
      <w:pPr>
        <w:pStyle w:val="Textocomentario"/>
        <w:rPr>
          <w:lang w:val="es-ES_tradnl"/>
        </w:rPr>
      </w:pPr>
    </w:p>
  </w:comment>
  <w:comment w:id="76" w:author="Angel Ruiz" w:date="2017-11-25T17:41:00Z" w:initials="b">
    <w:p w14:paraId="254340C8" w14:textId="3A3D9F77" w:rsidR="00FD6FB8" w:rsidRPr="00EF00AD" w:rsidRDefault="00FD6FB8">
      <w:pPr>
        <w:pStyle w:val="Textocomentario"/>
        <w:rPr>
          <w:lang w:val="es-ES_tradnl"/>
        </w:rPr>
      </w:pPr>
      <w:r>
        <w:rPr>
          <w:rStyle w:val="Refdecomentario"/>
        </w:rPr>
        <w:annotationRef/>
      </w:r>
      <w:r w:rsidRPr="00EF00AD">
        <w:rPr>
          <w:lang w:val="es-ES_tradnl"/>
        </w:rPr>
        <w:t xml:space="preserve">Creo que lo han comentado antes, pero lo vuelvo a recordar: Quitar las negritas, y si acaso usar cursivas pero solo cuando sea importante </w:t>
      </w:r>
    </w:p>
  </w:comment>
  <w:comment w:id="73" w:author="Angel Ruiz" w:date="2017-11-25T17:42:00Z" w:initials="b">
    <w:p w14:paraId="05842028" w14:textId="4192BA3D" w:rsidR="00FD6FB8" w:rsidRPr="00EF00AD" w:rsidRDefault="00FD6FB8">
      <w:pPr>
        <w:pStyle w:val="Textocomentario"/>
        <w:rPr>
          <w:lang w:val="es-ES_tradnl"/>
        </w:rPr>
      </w:pPr>
      <w:r>
        <w:rPr>
          <w:rStyle w:val="Refdecomentario"/>
        </w:rPr>
        <w:annotationRef/>
      </w:r>
      <w:r w:rsidRPr="00EF00AD">
        <w:rPr>
          <w:lang w:val="es-ES_tradnl"/>
        </w:rPr>
        <w:t>GUI es un subconjunto de UI, donde UI están también las NO visuals. Como supongo que aquí te refieres a visuales (..showing the data..), sería GUI. SI no es así, cámbialo de nuevo.</w:t>
      </w:r>
    </w:p>
  </w:comment>
  <w:comment w:id="96" w:author="Angel Ruiz" w:date="2017-11-25T17:44:00Z" w:initials="b">
    <w:p w14:paraId="603BC530" w14:textId="244B2B2B" w:rsidR="00FD6FB8" w:rsidRPr="00EF00AD" w:rsidRDefault="00FD6FB8">
      <w:pPr>
        <w:pStyle w:val="Textocomentario"/>
        <w:rPr>
          <w:lang w:val="es-ES_tradnl"/>
        </w:rPr>
      </w:pPr>
      <w:r>
        <w:rPr>
          <w:rStyle w:val="Refdecomentario"/>
        </w:rPr>
        <w:annotationRef/>
      </w:r>
      <w:r w:rsidRPr="00EF00AD">
        <w:rPr>
          <w:lang w:val="es-ES_tradnl"/>
        </w:rPr>
        <w:t>Como proporcionars servicios, no solo recursos, sería RESTful, como he comentado antes.</w:t>
      </w:r>
    </w:p>
  </w:comment>
  <w:comment w:id="104" w:author="Zoraida Callejas" w:date="2017-11-24T21:15:00Z" w:initials="ZC">
    <w:p w14:paraId="6B66958E" w14:textId="118AF432" w:rsidR="00FD6FB8" w:rsidRPr="00EF00AD" w:rsidRDefault="00FD6FB8">
      <w:pPr>
        <w:pStyle w:val="Textocomentario"/>
        <w:rPr>
          <w:lang w:val="es-ES_tradnl"/>
        </w:rPr>
      </w:pPr>
      <w:r>
        <w:rPr>
          <w:rStyle w:val="Refdecomentario"/>
        </w:rPr>
        <w:annotationRef/>
      </w:r>
      <w:r w:rsidRPr="00EF00AD">
        <w:rPr>
          <w:lang w:val="es-ES_tradnl"/>
        </w:rPr>
        <w:t>La figura no se entiende porque no está explicada ni se cita en el texto</w:t>
      </w:r>
    </w:p>
  </w:comment>
  <w:comment w:id="105" w:author="nmedina" w:date="2017-11-24T10:05:00Z" w:initials="nmm">
    <w:p w14:paraId="6083EDC5" w14:textId="40457782" w:rsidR="00FD6FB8" w:rsidRPr="00EF00AD" w:rsidRDefault="00FD6FB8">
      <w:pPr>
        <w:pStyle w:val="Textocomentario"/>
        <w:rPr>
          <w:lang w:val="es-ES_tradnl"/>
        </w:rPr>
      </w:pPr>
      <w:r>
        <w:rPr>
          <w:rStyle w:val="Refdecomentario"/>
        </w:rPr>
        <w:annotationRef/>
      </w:r>
      <w:r w:rsidRPr="00EF00AD">
        <w:rPr>
          <w:lang w:val="es-ES_tradnl"/>
        </w:rPr>
        <w:t>La figura debe citarse en el texto. Si no se habla sobre ella se quita.</w:t>
      </w:r>
    </w:p>
  </w:comment>
  <w:comment w:id="117" w:author="Angel Ruiz" w:date="2017-11-25T17:46:00Z" w:initials="b">
    <w:p w14:paraId="1676FFE9" w14:textId="6EE66F4D" w:rsidR="00FD6FB8" w:rsidRPr="00EF00AD" w:rsidRDefault="00FD6FB8">
      <w:pPr>
        <w:pStyle w:val="Textocomentario"/>
        <w:rPr>
          <w:lang w:val="es-ES_tradnl"/>
        </w:rPr>
      </w:pPr>
      <w:r>
        <w:rPr>
          <w:rStyle w:val="Refdecomentario"/>
        </w:rPr>
        <w:annotationRef/>
      </w:r>
      <w:r w:rsidRPr="00EF00AD">
        <w:rPr>
          <w:rStyle w:val="Refdecomentario"/>
          <w:lang w:val="es-ES_tradnl"/>
        </w:rPr>
        <w:t>Supongo que CDR estará relacionado con OpenEMR que has puesto antes, no obstante, queda confuse (al menos poner el nombre complete en vez del acrónimo)</w:t>
      </w:r>
    </w:p>
  </w:comment>
  <w:comment w:id="118" w:author="Angel Ruiz" w:date="2017-11-25T17:48:00Z" w:initials="b">
    <w:p w14:paraId="08FE30CF" w14:textId="52A3E610" w:rsidR="00FD6FB8" w:rsidRPr="00EF00AD" w:rsidRDefault="00FD6FB8">
      <w:pPr>
        <w:pStyle w:val="Textocomentario"/>
        <w:rPr>
          <w:lang w:val="es-ES_tradnl"/>
        </w:rPr>
      </w:pPr>
      <w:r>
        <w:rPr>
          <w:rStyle w:val="Refdecomentario"/>
        </w:rPr>
        <w:annotationRef/>
      </w:r>
      <w:r w:rsidRPr="00EF00AD">
        <w:rPr>
          <w:lang w:val="es-ES_tradnl"/>
        </w:rPr>
        <w:t>Supongo que es Jason Web Token. En cualquier caso el lector puede no saberlo, así que pondría el nombre complete y si acaso una referencia.</w:t>
      </w:r>
    </w:p>
  </w:comment>
  <w:comment w:id="124" w:author="Angel Ruiz" w:date="2017-11-25T17:52:00Z" w:initials="b">
    <w:p w14:paraId="2360DFB7" w14:textId="4AE95C2D" w:rsidR="00FD6FB8" w:rsidRPr="00EF00AD" w:rsidRDefault="00FD6FB8">
      <w:pPr>
        <w:pStyle w:val="Textocomentario"/>
        <w:rPr>
          <w:lang w:val="es-ES_tradnl"/>
        </w:rPr>
      </w:pPr>
      <w:r>
        <w:rPr>
          <w:rStyle w:val="Refdecomentario"/>
        </w:rPr>
        <w:annotationRef/>
      </w:r>
      <w:r w:rsidRPr="00EF00AD">
        <w:rPr>
          <w:lang w:val="es-ES_tradnl"/>
        </w:rPr>
        <w:t>Quizás tampoco sea wrapper la más adecuada, pero creo que bridge (como traducción literal del español), no queda muy bien..</w:t>
      </w:r>
    </w:p>
  </w:comment>
  <w:comment w:id="134" w:author="Zoraida Callejas" w:date="2017-11-24T21:42:00Z" w:initials="ZC">
    <w:p w14:paraId="1E40C66B" w14:textId="77777777" w:rsidR="00FD6FB8" w:rsidRPr="00EF00AD" w:rsidRDefault="00FD6FB8" w:rsidP="00F70529">
      <w:pPr>
        <w:pStyle w:val="Textocomentario"/>
        <w:rPr>
          <w:lang w:val="es-ES_tradnl"/>
        </w:rPr>
      </w:pPr>
      <w:r>
        <w:rPr>
          <w:rStyle w:val="Refdecomentario"/>
        </w:rPr>
        <w:annotationRef/>
      </w:r>
      <w:r w:rsidRPr="00EF00AD">
        <w:rPr>
          <w:lang w:val="es-ES_tradnl"/>
        </w:rPr>
        <w:t>Esto lo dividiría en dos partes. Una en abstracto sobre las posibilidades que da la paltaforma para hacer todos estos cálculos y funciones, que me llevaría arriba, a la descripción de la plataforma.</w:t>
      </w:r>
    </w:p>
    <w:p w14:paraId="3608B942" w14:textId="77777777" w:rsidR="00FD6FB8" w:rsidRPr="00EF00AD" w:rsidRDefault="00FD6FB8" w:rsidP="00F70529">
      <w:pPr>
        <w:pStyle w:val="Textocomentario"/>
        <w:rPr>
          <w:lang w:val="es-ES_tradnl"/>
        </w:rPr>
      </w:pPr>
      <w:r w:rsidRPr="00EF00AD">
        <w:rPr>
          <w:lang w:val="es-ES_tradnl"/>
        </w:rPr>
        <w:t>Otro aquí sobre cómo se ha tratado en la interfaz.</w:t>
      </w:r>
    </w:p>
  </w:comment>
  <w:comment w:id="139" w:author="nmedina" w:date="2017-11-24T21:46:00Z" w:initials="nmm">
    <w:p w14:paraId="1B8C4850" w14:textId="77777777" w:rsidR="00FD6FB8" w:rsidRPr="00221FB1" w:rsidRDefault="00FD6FB8" w:rsidP="007E7F4D">
      <w:pPr>
        <w:pStyle w:val="Textocomentario"/>
        <w:rPr>
          <w:lang w:val="es-ES"/>
        </w:rPr>
      </w:pPr>
      <w:r>
        <w:rPr>
          <w:rStyle w:val="Refdecomentario"/>
        </w:rPr>
        <w:annotationRef/>
      </w:r>
      <w:r w:rsidRPr="00221FB1">
        <w:rPr>
          <w:lang w:val="es-ES"/>
        </w:rPr>
        <w:t>integrar en el texto previo donde corresponda y quitar como sección</w:t>
      </w:r>
    </w:p>
  </w:comment>
  <w:comment w:id="143" w:author="Zoraida Callejas" w:date="2017-11-24T21:16:00Z" w:initials="ZC">
    <w:p w14:paraId="5F58E094" w14:textId="3877559F" w:rsidR="00FD6FB8" w:rsidRPr="00EF00AD" w:rsidRDefault="00FD6FB8">
      <w:pPr>
        <w:pStyle w:val="Textocomentario"/>
        <w:rPr>
          <w:lang w:val="es-ES_tradnl"/>
        </w:rPr>
      </w:pPr>
      <w:r>
        <w:rPr>
          <w:rStyle w:val="Refdecomentario"/>
        </w:rPr>
        <w:annotationRef/>
      </w:r>
      <w:r w:rsidRPr="00EF00AD">
        <w:rPr>
          <w:lang w:val="es-ES_tradnl"/>
        </w:rPr>
        <w:t>El lector se puede preguntar: ¿Qué terceras partes? Este párrafo lo quitaba para no entrar en un tema nuevo</w:t>
      </w:r>
    </w:p>
  </w:comment>
  <w:comment w:id="170" w:author="nmedina" w:date="2017-11-24T19:12:00Z" w:initials="nmm">
    <w:p w14:paraId="19ECC300" w14:textId="77777777" w:rsidR="00FD6FB8" w:rsidRPr="00EF00AD" w:rsidRDefault="00FD6FB8" w:rsidP="009A7A6D">
      <w:pPr>
        <w:pStyle w:val="Textocomentario"/>
        <w:rPr>
          <w:lang w:val="es-ES_tradnl"/>
        </w:rPr>
      </w:pPr>
      <w:r>
        <w:rPr>
          <w:rStyle w:val="Refdecomentario"/>
        </w:rPr>
        <w:annotationRef/>
      </w:r>
      <w:r w:rsidRPr="00EF00AD">
        <w:rPr>
          <w:lang w:val="es-ES_tradnl"/>
        </w:rPr>
        <w:t>Habría que poner una sección hablando de los sensores que se usan para recopilar datos o que se pueden usar ¿es posible?</w:t>
      </w:r>
    </w:p>
  </w:comment>
  <w:comment w:id="179" w:author="nmedina" w:date="2017-11-24T19:12:00Z" w:initials="nmm">
    <w:p w14:paraId="2B0185E8" w14:textId="77777777" w:rsidR="00FD6FB8" w:rsidRPr="00F20731" w:rsidRDefault="00FD6FB8" w:rsidP="009A7A6D">
      <w:pPr>
        <w:pStyle w:val="Textocomentario"/>
        <w:rPr>
          <w:lang w:val="es-ES"/>
        </w:rPr>
      </w:pPr>
      <w:r>
        <w:rPr>
          <w:rStyle w:val="Refdecomentario"/>
        </w:rPr>
        <w:annotationRef/>
      </w:r>
      <w:r w:rsidRPr="00F20731">
        <w:rPr>
          <w:lang w:val="es-ES"/>
        </w:rPr>
        <w:t>especificar qué aspectos son adaptables en la configuración del sistema y en las dietas.</w:t>
      </w:r>
    </w:p>
  </w:comment>
  <w:comment w:id="180" w:author="nmedina" w:date="2017-11-24T19:12:00Z" w:initials="nmm">
    <w:p w14:paraId="747AE3E1" w14:textId="77777777" w:rsidR="00FD6FB8" w:rsidRPr="00EF00AD" w:rsidRDefault="00FD6FB8" w:rsidP="009A7A6D">
      <w:pPr>
        <w:pStyle w:val="Textocomentario"/>
        <w:rPr>
          <w:lang w:val="es-ES_tradnl"/>
        </w:rPr>
      </w:pPr>
      <w:r>
        <w:rPr>
          <w:rStyle w:val="Refdecomentario"/>
        </w:rPr>
        <w:annotationRef/>
      </w:r>
      <w:r w:rsidRPr="00EF00AD">
        <w:rPr>
          <w:lang w:val="es-ES_tradnl"/>
        </w:rPr>
        <w:t>explicar qué significa</w:t>
      </w:r>
    </w:p>
  </w:comment>
  <w:comment w:id="181" w:author="nmedina" w:date="2017-11-24T19:12:00Z" w:initials="nmm">
    <w:p w14:paraId="29851D56" w14:textId="77777777" w:rsidR="00FD6FB8" w:rsidRPr="00F20731" w:rsidRDefault="00FD6FB8" w:rsidP="009A7A6D">
      <w:pPr>
        <w:pStyle w:val="Textocomentario"/>
        <w:rPr>
          <w:lang w:val="es-ES"/>
        </w:rPr>
      </w:pPr>
      <w:r>
        <w:rPr>
          <w:rStyle w:val="Refdecomentario"/>
        </w:rPr>
        <w:annotationRef/>
      </w:r>
      <w:r w:rsidRPr="00F20731">
        <w:rPr>
          <w:lang w:val="es-ES"/>
        </w:rPr>
        <w:t>Lo piondría en otro punto. Es decir, un punto para la adaptación y otro para el formato de los datos.</w:t>
      </w:r>
    </w:p>
  </w:comment>
  <w:comment w:id="184" w:author="nmedina" w:date="2017-11-24T19:12:00Z" w:initials="nmm">
    <w:p w14:paraId="72C3239D" w14:textId="77777777" w:rsidR="00FD6FB8" w:rsidRPr="00F20731" w:rsidRDefault="00FD6FB8" w:rsidP="009A7A6D">
      <w:pPr>
        <w:pStyle w:val="Textocomentario"/>
        <w:rPr>
          <w:lang w:val="es-ES"/>
        </w:rPr>
      </w:pPr>
      <w:r>
        <w:rPr>
          <w:rStyle w:val="Refdecomentario"/>
        </w:rPr>
        <w:annotationRef/>
      </w:r>
      <w:r w:rsidRPr="00F20731">
        <w:rPr>
          <w:lang w:val="es-ES"/>
        </w:rPr>
        <w:t xml:space="preserve">pondría un punto donde se diga que es un sistema basado en metas y explicaría en qué consisten esas metas. </w:t>
      </w:r>
      <w:r w:rsidRPr="00EF00AD">
        <w:rPr>
          <w:lang w:val="es-ES_tradnl"/>
        </w:rPr>
        <w:t>Después, pondría en otro punto lo de sincronización de datos.</w:t>
      </w:r>
    </w:p>
  </w:comment>
  <w:comment w:id="188" w:author="nmedina" w:date="2017-11-24T19:12:00Z" w:initials="nmm">
    <w:p w14:paraId="433A20CA" w14:textId="77777777" w:rsidR="00FD6FB8" w:rsidRPr="00F20731" w:rsidRDefault="00FD6FB8" w:rsidP="009A7A6D">
      <w:pPr>
        <w:pStyle w:val="Textocomentario"/>
        <w:rPr>
          <w:lang w:val="es-ES"/>
        </w:rPr>
      </w:pPr>
      <w:r>
        <w:rPr>
          <w:rStyle w:val="Refdecomentario"/>
        </w:rPr>
        <w:annotationRef/>
      </w:r>
      <w:r w:rsidRPr="00F20731">
        <w:rPr>
          <w:lang w:val="es-ES"/>
        </w:rPr>
        <w:t>Esto lo he puesto antes, porque ya se habla de los módulos.</w:t>
      </w:r>
    </w:p>
  </w:comment>
  <w:comment w:id="191" w:author="nmedina" w:date="2017-11-24T19:12:00Z" w:initials="nmm">
    <w:p w14:paraId="2808CECF" w14:textId="77777777" w:rsidR="00FD6FB8" w:rsidRPr="00F20731" w:rsidRDefault="00FD6FB8" w:rsidP="009A7A6D">
      <w:pPr>
        <w:pStyle w:val="Textocomentario"/>
        <w:rPr>
          <w:lang w:val="es-ES"/>
        </w:rPr>
      </w:pPr>
      <w:r>
        <w:rPr>
          <w:rStyle w:val="Refdecomentario"/>
        </w:rPr>
        <w:annotationRef/>
      </w:r>
      <w:r w:rsidRPr="00F20731">
        <w:rPr>
          <w:lang w:val="es-ES"/>
        </w:rPr>
        <w:t>Creo que hace falta explicarlo un poco más.</w:t>
      </w:r>
    </w:p>
  </w:comment>
  <w:comment w:id="173" w:author="Zoraida Callejas" w:date="2017-11-24T19:12:00Z" w:initials="ZC">
    <w:p w14:paraId="395A3933" w14:textId="21D8CEA4" w:rsidR="00FD6FB8" w:rsidRPr="00EF00AD" w:rsidRDefault="00FD6FB8">
      <w:pPr>
        <w:pStyle w:val="Textocomentario"/>
        <w:rPr>
          <w:lang w:val="es-ES_tradnl"/>
        </w:rPr>
      </w:pPr>
      <w:r>
        <w:rPr>
          <w:rStyle w:val="Refdecomentario"/>
        </w:rPr>
        <w:annotationRef/>
      </w:r>
      <w:r w:rsidRPr="00EF00AD">
        <w:rPr>
          <w:lang w:val="es-ES_tradnl"/>
        </w:rPr>
        <w:t>En lugar de bullets lo redactaba</w:t>
      </w:r>
    </w:p>
  </w:comment>
  <w:comment w:id="200" w:author="nmedina" w:date="2017-11-24T10:08:00Z" w:initials="nmm">
    <w:p w14:paraId="4F170224" w14:textId="77777777" w:rsidR="00FD6FB8" w:rsidRPr="00221FB1" w:rsidRDefault="00FD6FB8" w:rsidP="00221FB1">
      <w:pPr>
        <w:pStyle w:val="Textocomentario"/>
        <w:rPr>
          <w:lang w:val="es-ES"/>
        </w:rPr>
      </w:pPr>
      <w:r>
        <w:rPr>
          <w:rStyle w:val="Refdecomentario"/>
        </w:rPr>
        <w:annotationRef/>
      </w:r>
      <w:r w:rsidRPr="00221FB1">
        <w:rPr>
          <w:lang w:val="es-ES"/>
        </w:rPr>
        <w:t>integrar en el texto previo donde corresponda y quitar como sección</w:t>
      </w:r>
      <w:r>
        <w:rPr>
          <w:lang w:val="es-ES"/>
        </w:rPr>
        <w:t xml:space="preserve">. Además, da la sensación que cuando llegas aquí esto suena repetido. </w:t>
      </w:r>
    </w:p>
    <w:p w14:paraId="48352B7C" w14:textId="3AD204BF" w:rsidR="00FD6FB8" w:rsidRPr="00221FB1" w:rsidRDefault="00FD6FB8">
      <w:pPr>
        <w:pStyle w:val="Textocomentario"/>
        <w:rPr>
          <w:lang w:val="es-ES"/>
        </w:rPr>
      </w:pPr>
    </w:p>
  </w:comment>
  <w:comment w:id="226" w:author="Zoraida Callejas" w:date="2017-11-24T21:20:00Z" w:initials="ZC">
    <w:p w14:paraId="1219A4F1" w14:textId="194C18AB" w:rsidR="00FD6FB8" w:rsidRPr="00EF00AD" w:rsidRDefault="00FD6FB8">
      <w:pPr>
        <w:pStyle w:val="Textocomentario"/>
        <w:rPr>
          <w:lang w:val="es-ES_tradnl"/>
        </w:rPr>
      </w:pPr>
      <w:r>
        <w:rPr>
          <w:rStyle w:val="Refdecomentario"/>
        </w:rPr>
        <w:annotationRef/>
      </w:r>
      <w:r w:rsidRPr="00EF00AD">
        <w:rPr>
          <w:lang w:val="es-ES_tradnl"/>
        </w:rPr>
        <w:t>Ser consistente con el nombre en todo el documento</w:t>
      </w:r>
    </w:p>
  </w:comment>
  <w:comment w:id="242" w:author="Zoraida Callejas" w:date="2017-11-24T21:25:00Z" w:initials="ZC">
    <w:p w14:paraId="3E74AC8E" w14:textId="232B1F15" w:rsidR="00FD6FB8" w:rsidRPr="00EF00AD" w:rsidRDefault="00FD6FB8">
      <w:pPr>
        <w:pStyle w:val="Textocomentario"/>
        <w:rPr>
          <w:lang w:val="es-ES_tradnl"/>
        </w:rPr>
      </w:pPr>
      <w:r>
        <w:rPr>
          <w:rStyle w:val="Refdecomentario"/>
        </w:rPr>
        <w:annotationRef/>
      </w:r>
      <w:r w:rsidRPr="00EF00AD">
        <w:rPr>
          <w:lang w:val="es-ES_tradnl"/>
        </w:rPr>
        <w:t>Aquí habría que añadir algo al respecto de que estos servicios están en la APIo algo parecido, porque se habla de ellos como si fueran familiares para el lector pero es la primera vez que se mencionan.</w:t>
      </w:r>
    </w:p>
  </w:comment>
  <w:comment w:id="289" w:author="Zoraida Callejas" w:date="2017-11-24T21:41:00Z" w:initials="ZC">
    <w:p w14:paraId="5F928AB2" w14:textId="5EF63D02" w:rsidR="00FD6FB8" w:rsidRPr="00EF00AD" w:rsidRDefault="00FD6FB8">
      <w:pPr>
        <w:pStyle w:val="Textocomentario"/>
        <w:rPr>
          <w:lang w:val="es-ES_tradnl"/>
        </w:rPr>
      </w:pPr>
      <w:r>
        <w:rPr>
          <w:rStyle w:val="Refdecomentario"/>
        </w:rPr>
        <w:annotationRef/>
      </w:r>
      <w:r w:rsidRPr="00EF00AD">
        <w:rPr>
          <w:lang w:val="es-ES_tradnl"/>
        </w:rPr>
        <w:t>Esto lo dividiría en dos partes. Una en abstracto sobre las posibilidades que da la paltaforma para hacer todos estos cálculos y funciones, que me llevaría arriba, a la descripción de la plataforma.</w:t>
      </w:r>
    </w:p>
    <w:p w14:paraId="2881FA98" w14:textId="704D248E" w:rsidR="00FD6FB8" w:rsidRPr="00EF00AD" w:rsidRDefault="00FD6FB8">
      <w:pPr>
        <w:pStyle w:val="Textocomentario"/>
        <w:rPr>
          <w:lang w:val="es-ES_tradnl"/>
        </w:rPr>
      </w:pPr>
      <w:r w:rsidRPr="00EF00AD">
        <w:rPr>
          <w:lang w:val="es-ES_tradnl"/>
        </w:rPr>
        <w:t>Otro aquí sobre cómo se ha tratado en la interfaz.</w:t>
      </w:r>
    </w:p>
  </w:comment>
  <w:comment w:id="299" w:author="Zoraida Callejas" w:date="2017-11-24T21:54:00Z" w:initials="ZC">
    <w:p w14:paraId="2534111D" w14:textId="42FEF224" w:rsidR="00FD6FB8" w:rsidRPr="00EF00AD" w:rsidRDefault="00FD6FB8">
      <w:pPr>
        <w:pStyle w:val="Textocomentario"/>
        <w:rPr>
          <w:lang w:val="es-ES_tradnl"/>
        </w:rPr>
      </w:pPr>
      <w:r>
        <w:rPr>
          <w:rStyle w:val="Refdecomentario"/>
        </w:rPr>
        <w:annotationRef/>
      </w:r>
      <w:r w:rsidRPr="00EF00AD">
        <w:rPr>
          <w:lang w:val="es-ES_tradnl"/>
        </w:rPr>
        <w:t xml:space="preserve">En esta sección sí que viene bien la negrita </w:t>
      </w:r>
      <w:r>
        <w:sym w:font="Wingdings" w:char="F04A"/>
      </w:r>
    </w:p>
  </w:comment>
  <w:comment w:id="298" w:author="nmedina" w:date="2017-11-24T10:08:00Z" w:initials="nmm">
    <w:p w14:paraId="698C6786" w14:textId="4A6C697A" w:rsidR="00FD6FB8" w:rsidRPr="00EF00AD" w:rsidRDefault="00FD6FB8">
      <w:pPr>
        <w:pStyle w:val="Textocomentario"/>
        <w:rPr>
          <w:lang w:val="es-ES_tradnl"/>
        </w:rPr>
      </w:pPr>
      <w:r>
        <w:rPr>
          <w:rStyle w:val="Refdecomentario"/>
        </w:rPr>
        <w:annotationRef/>
      </w:r>
      <w:r w:rsidRPr="00EF00AD">
        <w:rPr>
          <w:lang w:val="es-ES_tradnl"/>
        </w:rPr>
        <w:t>Quitaría los espacios</w:t>
      </w:r>
    </w:p>
  </w:comment>
  <w:comment w:id="324" w:author="nmedina" w:date="2017-11-24T10:10:00Z" w:initials="nmm">
    <w:p w14:paraId="107E3331" w14:textId="312F81D0" w:rsidR="00FD6FB8" w:rsidRPr="00A14569" w:rsidRDefault="00FD6FB8">
      <w:pPr>
        <w:pStyle w:val="Textocomentario"/>
        <w:rPr>
          <w:lang w:val="es-ES"/>
        </w:rPr>
      </w:pPr>
      <w:r>
        <w:rPr>
          <w:rStyle w:val="Refdecomentario"/>
        </w:rPr>
        <w:annotationRef/>
      </w:r>
      <w:r w:rsidRPr="00A14569">
        <w:rPr>
          <w:lang w:val="es-ES"/>
        </w:rPr>
        <w:t xml:space="preserve">Esto ya se habrá explicado antes, según la recomendación que he puesto la primera vez que se habla de nutritional goals. </w:t>
      </w:r>
      <w:r w:rsidRPr="00EF00AD">
        <w:rPr>
          <w:lang w:val="es-ES_tradnl"/>
        </w:rPr>
        <w:t>Es un concepto esencial para que se describa tan abajo.</w:t>
      </w:r>
    </w:p>
  </w:comment>
  <w:comment w:id="337" w:author="Zoraida Callejas" w:date="2017-11-24T21:47:00Z" w:initials="ZC">
    <w:p w14:paraId="7C85945B" w14:textId="31574E5B" w:rsidR="00FD6FB8" w:rsidRPr="00EF00AD" w:rsidRDefault="00FD6FB8">
      <w:pPr>
        <w:pStyle w:val="Textocomentario"/>
        <w:rPr>
          <w:lang w:val="es-ES_tradnl"/>
        </w:rPr>
      </w:pPr>
      <w:r>
        <w:rPr>
          <w:rStyle w:val="Refdecomentario"/>
        </w:rPr>
        <w:annotationRef/>
      </w:r>
      <w:r w:rsidRPr="00EF00AD">
        <w:rPr>
          <w:lang w:val="es-ES_tradnl"/>
        </w:rPr>
        <w:t>No se lee bien el texto</w:t>
      </w:r>
    </w:p>
  </w:comment>
  <w:comment w:id="387" w:author="Zoraida Callejas" w:date="2017-11-24T21:58:00Z" w:initials="ZC">
    <w:p w14:paraId="62B13478" w14:textId="35D93F5D" w:rsidR="00FD6FB8" w:rsidRPr="00EF00AD" w:rsidRDefault="00FD6FB8">
      <w:pPr>
        <w:pStyle w:val="Textocomentario"/>
        <w:rPr>
          <w:lang w:val="es-ES_tradnl"/>
        </w:rPr>
      </w:pPr>
      <w:r>
        <w:rPr>
          <w:rStyle w:val="Refdecomentario"/>
        </w:rPr>
        <w:annotationRef/>
      </w:r>
      <w:r w:rsidRPr="00EF00AD">
        <w:rPr>
          <w:lang w:val="es-ES_tradnl"/>
        </w:rPr>
        <w:t>No me pega esta referencia aquí</w:t>
      </w:r>
    </w:p>
  </w:comment>
  <w:comment w:id="391" w:author="nmedina" w:date="2017-11-24T10:13:00Z" w:initials="nmm">
    <w:p w14:paraId="635F3E59" w14:textId="736E4D2E" w:rsidR="00FD6FB8" w:rsidRPr="00A14569" w:rsidRDefault="00FD6FB8">
      <w:pPr>
        <w:pStyle w:val="Textocomentario"/>
        <w:rPr>
          <w:lang w:val="es-ES"/>
        </w:rPr>
      </w:pPr>
      <w:r>
        <w:rPr>
          <w:rStyle w:val="Refdecomentario"/>
        </w:rPr>
        <w:annotationRef/>
      </w:r>
      <w:r w:rsidRPr="00A14569">
        <w:rPr>
          <w:lang w:val="es-ES"/>
        </w:rPr>
        <w:t>Hay que intentar explicar la herramienta, haciendo más alusión a aspectos de adaptación, flexibilidad, sincronozación, facilidad de uso, especificidad para personas mayores que a la descripción de botones como si fuese un manual de usuario.</w:t>
      </w:r>
    </w:p>
  </w:comment>
  <w:comment w:id="392" w:author="nmedina" w:date="2017-11-24T10:11:00Z" w:initials="nmm">
    <w:p w14:paraId="689FC97C" w14:textId="72446532" w:rsidR="00FD6FB8" w:rsidRPr="00A14569" w:rsidRDefault="00FD6FB8">
      <w:pPr>
        <w:pStyle w:val="Textocomentario"/>
        <w:rPr>
          <w:lang w:val="es-ES"/>
        </w:rPr>
      </w:pPr>
      <w:r>
        <w:rPr>
          <w:rStyle w:val="Refdecomentario"/>
        </w:rPr>
        <w:annotationRef/>
      </w:r>
      <w:r w:rsidRPr="00A14569">
        <w:rPr>
          <w:lang w:val="es-ES"/>
        </w:rPr>
        <w:t>Explciaría el objetivo en el texto, además está en español y si no se explcia no va a ser percibido por los lectores de habla no hispana.</w:t>
      </w:r>
    </w:p>
  </w:comment>
  <w:comment w:id="393" w:author="nmedina" w:date="2017-11-24T10:11:00Z" w:initials="nmm">
    <w:p w14:paraId="3C82A17C" w14:textId="7A79D807" w:rsidR="00FD6FB8" w:rsidRPr="00A14569" w:rsidRDefault="00FD6FB8">
      <w:pPr>
        <w:pStyle w:val="Textocomentario"/>
        <w:rPr>
          <w:lang w:val="es-ES"/>
        </w:rPr>
      </w:pPr>
      <w:r>
        <w:rPr>
          <w:rStyle w:val="Refdecomentario"/>
        </w:rPr>
        <w:annotationRef/>
      </w:r>
      <w:r w:rsidRPr="00A14569">
        <w:rPr>
          <w:lang w:val="es-ES"/>
        </w:rPr>
        <w:t>Esta pantalla se puede quitar.</w:t>
      </w:r>
    </w:p>
  </w:comment>
  <w:comment w:id="402" w:author="Zoraida Callejas" w:date="2017-11-24T22:00:00Z" w:initials="ZC">
    <w:p w14:paraId="0E4DA464" w14:textId="6482E529" w:rsidR="00FD6FB8" w:rsidRPr="00EF00AD" w:rsidRDefault="00FD6FB8">
      <w:pPr>
        <w:pStyle w:val="Textocomentario"/>
        <w:rPr>
          <w:lang w:val="es-ES_tradnl"/>
        </w:rPr>
      </w:pPr>
      <w:r>
        <w:rPr>
          <w:rStyle w:val="Refdecomentario"/>
        </w:rPr>
        <w:annotationRef/>
      </w:r>
      <w:r w:rsidRPr="00EF00AD">
        <w:rPr>
          <w:lang w:val="es-ES_tradnl"/>
        </w:rPr>
        <w:t>Se le habla al usuario de tú y de usted en la misma frase</w:t>
      </w:r>
    </w:p>
  </w:comment>
  <w:comment w:id="403" w:author="nmedina" w:date="2017-11-24T10:14:00Z" w:initials="nmm">
    <w:p w14:paraId="2FA33179" w14:textId="19A5778D" w:rsidR="00FD6FB8" w:rsidRPr="00A14569" w:rsidRDefault="00FD6FB8">
      <w:pPr>
        <w:pStyle w:val="Textocomentario"/>
        <w:rPr>
          <w:lang w:val="es-ES"/>
        </w:rPr>
      </w:pPr>
      <w:r>
        <w:rPr>
          <w:rStyle w:val="Refdecomentario"/>
        </w:rPr>
        <w:annotationRef/>
      </w:r>
      <w:r w:rsidRPr="00A14569">
        <w:rPr>
          <w:lang w:val="es-ES"/>
        </w:rPr>
        <w:t>En lugar de poner tres y una, creo que queda mejor dos y dos, formando un cuadrado. De todas formas, la idea es dejar solo las figuras que tengan algo relevante que contar sobre ellas y referenciarlas en el texto como Figura 6a o figura 6b explicando eso que es una característica diferenciadora respecto a las otras aplicaciones que has analizado.</w:t>
      </w:r>
    </w:p>
  </w:comment>
  <w:comment w:id="412" w:author="nmedina" w:date="2017-11-24T10:15:00Z" w:initials="nmm">
    <w:p w14:paraId="08A656A5" w14:textId="7056B4B5" w:rsidR="00FD6FB8" w:rsidRPr="00C738C9" w:rsidRDefault="00FD6FB8">
      <w:pPr>
        <w:pStyle w:val="Textocomentario"/>
        <w:rPr>
          <w:lang w:val="es-ES"/>
        </w:rPr>
      </w:pPr>
      <w:r>
        <w:rPr>
          <w:rStyle w:val="Refdecomentario"/>
        </w:rPr>
        <w:annotationRef/>
      </w:r>
      <w:r w:rsidRPr="00C738C9">
        <w:rPr>
          <w:lang w:val="es-ES"/>
        </w:rPr>
        <w:t xml:space="preserve">el número de la figura está mal. De todas formas, creo que esta figura se puede no poner y simplemente poner ejemplos de notificaciones en el texto. </w:t>
      </w:r>
    </w:p>
  </w:comment>
  <w:comment w:id="415" w:author="Zoraida Callejas" w:date="2017-11-24T22:19:00Z" w:initials="ZC">
    <w:p w14:paraId="3A3B270D" w14:textId="5C52A0F5" w:rsidR="00FD6FB8" w:rsidRPr="00EF00AD" w:rsidRDefault="00FD6FB8">
      <w:pPr>
        <w:pStyle w:val="Textocomentario"/>
        <w:rPr>
          <w:lang w:val="es-ES_tradnl"/>
        </w:rPr>
      </w:pPr>
      <w:r>
        <w:rPr>
          <w:rStyle w:val="Refdecomentario"/>
        </w:rPr>
        <w:annotationRef/>
      </w:r>
      <w:r w:rsidRPr="00EF00AD">
        <w:rPr>
          <w:lang w:val="es-ES_tradnl"/>
        </w:rPr>
        <w:t>A esta sección hay que darle un buen repaso para darle más relevancia al trabajo presentado y sus beneficios y aporte respect al estado del arte.</w:t>
      </w:r>
    </w:p>
  </w:comment>
  <w:comment w:id="434" w:author="Zoraida Callejas" w:date="2017-11-24T22:08:00Z" w:initials="ZC">
    <w:p w14:paraId="31A79829" w14:textId="305B0CEA" w:rsidR="00FD6FB8" w:rsidRPr="00EF00AD" w:rsidRDefault="00FD6FB8">
      <w:pPr>
        <w:pStyle w:val="Textocomentario"/>
        <w:rPr>
          <w:lang w:val="es-ES_tradnl"/>
        </w:rPr>
      </w:pPr>
      <w:r>
        <w:rPr>
          <w:rStyle w:val="Refdecomentario"/>
        </w:rPr>
        <w:annotationRef/>
      </w:r>
      <w:r w:rsidRPr="00EF00AD">
        <w:rPr>
          <w:lang w:val="es-ES_tradnl"/>
        </w:rPr>
        <w:t>No creo que convenga vender el proyecto por ahí, es demasiado vago, sino diciendo las funcioalidades que dan que no dan otras herramientas y sus benficios desde el punto de vista tecnológico.</w:t>
      </w:r>
    </w:p>
  </w:comment>
  <w:comment w:id="435" w:author="Zoraida Callejas" w:date="2017-11-24T22:13:00Z" w:initials="ZC">
    <w:p w14:paraId="2AAC0DF2" w14:textId="60895BC0" w:rsidR="00FD6FB8" w:rsidRPr="00EF00AD" w:rsidRDefault="00FD6FB8">
      <w:pPr>
        <w:pStyle w:val="Textocomentario"/>
        <w:rPr>
          <w:lang w:val="es-ES_tradnl"/>
        </w:rPr>
      </w:pPr>
      <w:r>
        <w:rPr>
          <w:rStyle w:val="Refdecomentario"/>
        </w:rPr>
        <w:annotationRef/>
      </w:r>
      <w:r w:rsidRPr="00EF00AD">
        <w:rPr>
          <w:lang w:val="es-ES_tradnl"/>
        </w:rPr>
        <w:t>En la misma línea: esto no lo veo relevante para las conclusiones. Las conclusiones deben dejar al revisor con la sensación de que has hecho una aportación necesaria, concreta y relevante.</w:t>
      </w:r>
    </w:p>
  </w:comment>
  <w:comment w:id="437" w:author="Zoraida Callejas" w:date="2017-11-24T22:14:00Z" w:initials="ZC">
    <w:p w14:paraId="26D4452E" w14:textId="4615DE5C" w:rsidR="00FD6FB8" w:rsidRPr="00EF00AD" w:rsidRDefault="00FD6FB8">
      <w:pPr>
        <w:pStyle w:val="Textocomentario"/>
        <w:rPr>
          <w:lang w:val="es-ES_tradnl"/>
        </w:rPr>
      </w:pPr>
      <w:r>
        <w:rPr>
          <w:rStyle w:val="Refdecomentario"/>
        </w:rPr>
        <w:annotationRef/>
      </w:r>
      <w:r w:rsidRPr="00EF00AD">
        <w:rPr>
          <w:lang w:val="es-ES_tradnl"/>
        </w:rPr>
        <w:t>No hables como si se conociese tu sistema de toda la vida, sino como si alguien no se hubiese leído el artículo.</w:t>
      </w:r>
    </w:p>
  </w:comment>
  <w:comment w:id="442" w:author="Zoraida Callejas" w:date="2017-11-24T22:15:00Z" w:initials="ZC">
    <w:p w14:paraId="1F9A8694" w14:textId="6D5FDF8D" w:rsidR="00FD6FB8" w:rsidRPr="00EF00AD" w:rsidRDefault="00FD6FB8">
      <w:pPr>
        <w:pStyle w:val="Textocomentario"/>
        <w:rPr>
          <w:lang w:val="es-ES_tradnl"/>
        </w:rPr>
      </w:pPr>
      <w:r>
        <w:rPr>
          <w:rStyle w:val="Refdecomentario"/>
        </w:rPr>
        <w:annotationRef/>
      </w:r>
      <w:r w:rsidRPr="00EF00AD">
        <w:rPr>
          <w:lang w:val="es-ES_tradnl"/>
        </w:rPr>
        <w:t>Lo quitaba</w:t>
      </w:r>
    </w:p>
  </w:comment>
  <w:comment w:id="444" w:author="Zoraida Callejas" w:date="2017-11-24T22:05:00Z" w:initials="ZC">
    <w:p w14:paraId="08330324" w14:textId="17D26508" w:rsidR="00FD6FB8" w:rsidRPr="00EF00AD" w:rsidRDefault="00FD6FB8">
      <w:pPr>
        <w:pStyle w:val="Textocomentario"/>
        <w:rPr>
          <w:lang w:val="es-ES_tradnl"/>
        </w:rPr>
      </w:pPr>
      <w:r>
        <w:rPr>
          <w:rStyle w:val="Refdecomentario"/>
        </w:rPr>
        <w:annotationRef/>
      </w:r>
      <w:r w:rsidRPr="00EF00AD">
        <w:rPr>
          <w:lang w:val="es-ES_tradnl"/>
        </w:rPr>
        <w:t>Veo mucha web y pocas referencias a artículos científicos, en los comentarios te he puesto algunas alternativas para extender un poco el estado del arte, habría que tener más o menos compensadas las citas científicas y las web de aplicaciones. Tampoco vendría mal poner alguna cita de la propia revista.</w:t>
      </w:r>
    </w:p>
  </w:comment>
  <w:comment w:id="443" w:author="Zoraida Callejas" w:date="2017-11-24T22:07:00Z" w:initials="ZC">
    <w:p w14:paraId="05CF2416" w14:textId="055CA1C7" w:rsidR="00FD6FB8" w:rsidRPr="00EF00AD" w:rsidRDefault="00FD6FB8">
      <w:pPr>
        <w:pStyle w:val="Textocomentario"/>
        <w:rPr>
          <w:lang w:val="es-ES_tradnl"/>
        </w:rPr>
      </w:pPr>
      <w:r>
        <w:rPr>
          <w:rStyle w:val="Refdecomentario"/>
        </w:rPr>
        <w:annotationRef/>
      </w:r>
      <w:r w:rsidRPr="00EF00AD">
        <w:rPr>
          <w:lang w:val="es-ES_tradnl"/>
        </w:rPr>
        <w:t>Falta una sección de Acknowledgements donde se cite al proyecto</w:t>
      </w:r>
    </w:p>
  </w:comment>
  <w:comment w:id="451" w:author="Zoraida Callejas" w:date="2017-11-24T17:44:00Z" w:initials="ZC">
    <w:p w14:paraId="0A1980A2" w14:textId="715ECE16" w:rsidR="00FD6FB8" w:rsidRPr="00EF00AD" w:rsidRDefault="00FD6FB8">
      <w:pPr>
        <w:pStyle w:val="Textocomentario"/>
        <w:rPr>
          <w:lang w:val="es-ES_tradnl"/>
        </w:rPr>
      </w:pPr>
      <w:r>
        <w:rPr>
          <w:rStyle w:val="Refdecomentario"/>
        </w:rPr>
        <w:annotationRef/>
      </w:r>
      <w:r w:rsidRPr="00EF00AD">
        <w:rPr>
          <w:lang w:val="es-ES_tradnl"/>
        </w:rPr>
        <w:t>Traducir todos los “Obtenido de”. Se puede poner “Retrieved from”, aunque habría que ver el formato específico de la revista</w:t>
      </w:r>
    </w:p>
  </w:comment>
  <w:comment w:id="454" w:author="Zoraida Callejas" w:date="2017-11-24T22:06:00Z" w:initials="ZC">
    <w:p w14:paraId="5608FF7F" w14:textId="6FD31798" w:rsidR="00FD6FB8" w:rsidRPr="00EF00AD" w:rsidRDefault="00FD6FB8">
      <w:pPr>
        <w:pStyle w:val="Textocomentario"/>
        <w:rPr>
          <w:lang w:val="es-ES_tradnl"/>
        </w:rPr>
      </w:pPr>
      <w:r>
        <w:rPr>
          <w:rStyle w:val="Refdecomentario"/>
        </w:rPr>
        <w:annotationRef/>
      </w:r>
      <w:r w:rsidRPr="00EF00AD">
        <w:rPr>
          <w:lang w:val="es-ES_tradnl"/>
        </w:rPr>
        <w:t>Corregir</w:t>
      </w:r>
    </w:p>
  </w:comment>
  <w:comment w:id="455" w:author="Zoraida Callejas" w:date="2017-11-24T22:06:00Z" w:initials="ZC">
    <w:p w14:paraId="3967D2BD" w14:textId="3452E52C" w:rsidR="00FD6FB8" w:rsidRPr="00EF00AD" w:rsidRDefault="00FD6FB8">
      <w:pPr>
        <w:pStyle w:val="Textocomentario"/>
        <w:rPr>
          <w:lang w:val="es-ES_tradnl"/>
        </w:rPr>
      </w:pPr>
      <w:r>
        <w:rPr>
          <w:rStyle w:val="Refdecomentario"/>
        </w:rPr>
        <w:annotationRef/>
      </w:r>
      <w:r w:rsidRPr="00EF00AD">
        <w:rPr>
          <w:lang w:val="es-ES_tradnl"/>
        </w:rPr>
        <w:t>Corregir</w:t>
      </w:r>
    </w:p>
  </w:comment>
  <w:comment w:id="456" w:author="Zoraida Callejas" w:date="2017-11-24T22:06:00Z" w:initials="ZC">
    <w:p w14:paraId="7E16E7DE" w14:textId="53B75309" w:rsidR="00FD6FB8" w:rsidRPr="00EF00AD" w:rsidRDefault="00FD6FB8">
      <w:pPr>
        <w:pStyle w:val="Textocomentario"/>
        <w:rPr>
          <w:lang w:val="es-ES_tradnl"/>
        </w:rPr>
      </w:pPr>
      <w:r>
        <w:rPr>
          <w:rStyle w:val="Refdecomentario"/>
        </w:rPr>
        <w:annotationRef/>
      </w:r>
      <w:r w:rsidRPr="00EF00AD">
        <w:rPr>
          <w:lang w:val="es-ES_tradnl"/>
        </w:rPr>
        <w:t>No creo que haga falta dar toda la dirección</w:t>
      </w:r>
    </w:p>
  </w:comment>
  <w:comment w:id="457" w:author="Zoraida Callejas" w:date="2017-11-24T22:06:00Z" w:initials="ZC">
    <w:p w14:paraId="012B314B" w14:textId="4372EDC7" w:rsidR="00FD6FB8" w:rsidRPr="00EF00AD" w:rsidRDefault="00FD6FB8">
      <w:pPr>
        <w:pStyle w:val="Textocomentario"/>
        <w:rPr>
          <w:lang w:val="es-ES_tradnl"/>
        </w:rPr>
      </w:pPr>
      <w:r>
        <w:rPr>
          <w:rStyle w:val="Refdecomentario"/>
        </w:rPr>
        <w:annotationRef/>
      </w:r>
      <w:r w:rsidRPr="00EF00AD">
        <w:rPr>
          <w:lang w:val="es-ES_tradnl"/>
        </w:rPr>
        <w:t>Puedes poner una url más corta?</w:t>
      </w:r>
    </w:p>
  </w:comment>
  <w:comment w:id="459" w:author="Zoraida Callejas" w:date="2017-11-24T22:07:00Z" w:initials="ZC">
    <w:p w14:paraId="54FD7796" w14:textId="70AFF55A" w:rsidR="00FD6FB8" w:rsidRPr="00EF00AD" w:rsidRDefault="00FD6FB8">
      <w:pPr>
        <w:pStyle w:val="Textocomentario"/>
        <w:rPr>
          <w:lang w:val="es-ES_tradnl"/>
        </w:rPr>
      </w:pPr>
      <w:r>
        <w:rPr>
          <w:rStyle w:val="Refdecomentario"/>
        </w:rPr>
        <w:annotationRef/>
      </w:r>
      <w:r w:rsidRPr="00EF00AD">
        <w:rPr>
          <w:lang w:val="es-ES_tradnl"/>
        </w:rPr>
        <w:t>Esto está en portugués</w:t>
      </w:r>
    </w:p>
  </w:comment>
  <w:comment w:id="460" w:author="Zoraida Callejas" w:date="2017-11-24T22:07:00Z" w:initials="ZC">
    <w:p w14:paraId="03CD429D" w14:textId="489BFA4E" w:rsidR="00FD6FB8" w:rsidRPr="00EF00AD" w:rsidRDefault="00FD6FB8">
      <w:pPr>
        <w:pStyle w:val="Textocomentario"/>
        <w:rPr>
          <w:lang w:val="es-ES_tradnl"/>
        </w:rPr>
      </w:pPr>
      <w:r>
        <w:rPr>
          <w:rStyle w:val="Refdecomentario"/>
        </w:rPr>
        <w:annotationRef/>
      </w:r>
      <w:r w:rsidRPr="00EF00AD">
        <w:rPr>
          <w:lang w:val="es-ES_tradnl"/>
        </w:rPr>
        <w:t>Las referencias 14 y 15 están en otro tipo de letra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4D5644" w15:done="0"/>
  <w15:commentEx w15:paraId="34F63AF1" w15:done="0"/>
  <w15:commentEx w15:paraId="0389C256" w15:done="0"/>
  <w15:commentEx w15:paraId="421F7216" w15:done="0"/>
  <w15:commentEx w15:paraId="56B836EA" w15:done="0"/>
  <w15:commentEx w15:paraId="08A60C96" w15:done="0"/>
  <w15:commentEx w15:paraId="749508A2" w15:done="0"/>
  <w15:commentEx w15:paraId="42E47187" w15:done="0"/>
  <w15:commentEx w15:paraId="61B8DCFD" w15:done="0"/>
  <w15:commentEx w15:paraId="5248F759" w15:done="0"/>
  <w15:commentEx w15:paraId="43688ABE" w15:done="0"/>
  <w15:commentEx w15:paraId="52480113" w15:done="0"/>
  <w15:commentEx w15:paraId="3B4DF43C" w15:done="0"/>
  <w15:commentEx w15:paraId="6D62C380" w15:done="0"/>
  <w15:commentEx w15:paraId="32A7C6D0" w15:done="0"/>
  <w15:commentEx w15:paraId="16AD75AC" w15:done="0"/>
  <w15:commentEx w15:paraId="76CBF5C5" w15:done="0"/>
  <w15:commentEx w15:paraId="03B0C8C8" w15:done="0"/>
  <w15:commentEx w15:paraId="19A4F508" w15:done="0"/>
  <w15:commentEx w15:paraId="27711699" w15:done="0"/>
  <w15:commentEx w15:paraId="691489B7" w15:done="0"/>
  <w15:commentEx w15:paraId="19253D25" w15:done="0"/>
  <w15:commentEx w15:paraId="69DA943E" w15:done="0"/>
  <w15:commentEx w15:paraId="1EE37706" w15:done="0"/>
  <w15:commentEx w15:paraId="585E860E" w15:done="0"/>
  <w15:commentEx w15:paraId="2AE6FD2A" w15:done="0"/>
  <w15:commentEx w15:paraId="3043F493" w15:paraIdParent="2AE6FD2A" w15:done="0"/>
  <w15:commentEx w15:paraId="254340C8" w15:done="0"/>
  <w15:commentEx w15:paraId="05842028" w15:done="0"/>
  <w15:commentEx w15:paraId="603BC530" w15:done="0"/>
  <w15:commentEx w15:paraId="6B66958E" w15:done="0"/>
  <w15:commentEx w15:paraId="6083EDC5" w15:done="0"/>
  <w15:commentEx w15:paraId="1676FFE9" w15:done="0"/>
  <w15:commentEx w15:paraId="08FE30CF" w15:done="0"/>
  <w15:commentEx w15:paraId="2360DFB7" w15:done="0"/>
  <w15:commentEx w15:paraId="3608B942" w15:done="0"/>
  <w15:commentEx w15:paraId="1B8C4850" w15:done="0"/>
  <w15:commentEx w15:paraId="5F58E094" w15:done="0"/>
  <w15:commentEx w15:paraId="19ECC300" w15:done="0"/>
  <w15:commentEx w15:paraId="2B0185E8" w15:done="0"/>
  <w15:commentEx w15:paraId="747AE3E1" w15:done="0"/>
  <w15:commentEx w15:paraId="29851D56" w15:done="0"/>
  <w15:commentEx w15:paraId="72C3239D" w15:done="0"/>
  <w15:commentEx w15:paraId="433A20CA" w15:done="0"/>
  <w15:commentEx w15:paraId="2808CECF" w15:done="0"/>
  <w15:commentEx w15:paraId="395A3933" w15:done="0"/>
  <w15:commentEx w15:paraId="48352B7C" w15:done="0"/>
  <w15:commentEx w15:paraId="1219A4F1" w15:done="0"/>
  <w15:commentEx w15:paraId="3E74AC8E" w15:done="0"/>
  <w15:commentEx w15:paraId="2881FA98" w15:done="0"/>
  <w15:commentEx w15:paraId="2534111D" w15:done="0"/>
  <w15:commentEx w15:paraId="698C6786" w15:done="0"/>
  <w15:commentEx w15:paraId="107E3331" w15:done="0"/>
  <w15:commentEx w15:paraId="7C85945B" w15:done="0"/>
  <w15:commentEx w15:paraId="62B13478" w15:done="0"/>
  <w15:commentEx w15:paraId="635F3E59" w15:done="0"/>
  <w15:commentEx w15:paraId="689FC97C" w15:done="0"/>
  <w15:commentEx w15:paraId="3C82A17C" w15:done="0"/>
  <w15:commentEx w15:paraId="0E4DA464" w15:done="0"/>
  <w15:commentEx w15:paraId="2FA33179" w15:done="0"/>
  <w15:commentEx w15:paraId="08A656A5" w15:done="0"/>
  <w15:commentEx w15:paraId="3A3B270D" w15:done="0"/>
  <w15:commentEx w15:paraId="31A79829" w15:done="0"/>
  <w15:commentEx w15:paraId="2AAC0DF2" w15:done="0"/>
  <w15:commentEx w15:paraId="26D4452E" w15:done="0"/>
  <w15:commentEx w15:paraId="1F9A8694" w15:done="0"/>
  <w15:commentEx w15:paraId="08330324" w15:done="0"/>
  <w15:commentEx w15:paraId="05CF2416" w15:done="0"/>
  <w15:commentEx w15:paraId="0A1980A2" w15:done="0"/>
  <w15:commentEx w15:paraId="5608FF7F" w15:done="0"/>
  <w15:commentEx w15:paraId="3967D2BD" w15:done="0"/>
  <w15:commentEx w15:paraId="7E16E7DE" w15:done="0"/>
  <w15:commentEx w15:paraId="012B314B" w15:done="0"/>
  <w15:commentEx w15:paraId="54FD7796" w15:done="0"/>
  <w15:commentEx w15:paraId="03CD42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4D5644" w16cid:durableId="1DC42077"/>
  <w16cid:commentId w16cid:paraId="34F63AF1" w16cid:durableId="1DC42078"/>
  <w16cid:commentId w16cid:paraId="0389C256" w16cid:durableId="1DC42079"/>
  <w16cid:commentId w16cid:paraId="421F7216" w16cid:durableId="1DC4207A"/>
  <w16cid:commentId w16cid:paraId="56B836EA" w16cid:durableId="1DC4207B"/>
  <w16cid:commentId w16cid:paraId="61A44C5E" w16cid:durableId="1DC4207C"/>
  <w16cid:commentId w16cid:paraId="1534BCBA" w16cid:durableId="1DC42459"/>
  <w16cid:commentId w16cid:paraId="74DDA620" w16cid:durableId="1DC4207D"/>
  <w16cid:commentId w16cid:paraId="1699DF70" w16cid:durableId="1DC4207E"/>
  <w16cid:commentId w16cid:paraId="08A60C96" w16cid:durableId="1DC4207F"/>
  <w16cid:commentId w16cid:paraId="47AFA1C5" w16cid:durableId="1DC42080"/>
  <w16cid:commentId w16cid:paraId="3E78F89C" w16cid:durableId="1DC42081"/>
  <w16cid:commentId w16cid:paraId="4D6FE96B" w16cid:durableId="1DC42082"/>
  <w16cid:commentId w16cid:paraId="55CC328C" w16cid:durableId="1DC42083"/>
  <w16cid:commentId w16cid:paraId="1DB931BD" w16cid:durableId="1DC42084"/>
  <w16cid:commentId w16cid:paraId="7A7729CC" w16cid:durableId="1DC42085"/>
  <w16cid:commentId w16cid:paraId="2C6A2FDE" w16cid:durableId="1DC42086"/>
  <w16cid:commentId w16cid:paraId="161F7828" w16cid:durableId="1DC42087"/>
  <w16cid:commentId w16cid:paraId="03EA09B5" w16cid:durableId="1DC42088"/>
  <w16cid:commentId w16cid:paraId="550E14E4" w16cid:durableId="1DC42089"/>
  <w16cid:commentId w16cid:paraId="09A30BDA" w16cid:durableId="1DC4208A"/>
  <w16cid:commentId w16cid:paraId="749508A2" w16cid:durableId="1DC4208B"/>
  <w16cid:commentId w16cid:paraId="42E47187" w16cid:durableId="1DC4208C"/>
  <w16cid:commentId w16cid:paraId="61B8DCFD" w16cid:durableId="1DC4208D"/>
  <w16cid:commentId w16cid:paraId="5248F759" w16cid:durableId="1DC4208E"/>
  <w16cid:commentId w16cid:paraId="1DEC4A5E" w16cid:durableId="1DC4208F"/>
  <w16cid:commentId w16cid:paraId="7E68844E" w16cid:durableId="1DC42090"/>
  <w16cid:commentId w16cid:paraId="3EB8738B" w16cid:durableId="1DC42091"/>
  <w16cid:commentId w16cid:paraId="3E144F51" w16cid:durableId="1DC42092"/>
  <w16cid:commentId w16cid:paraId="43688ABE" w16cid:durableId="1DC42679"/>
  <w16cid:commentId w16cid:paraId="1FBBE5BC" w16cid:durableId="1DC42093"/>
  <w16cid:commentId w16cid:paraId="52480113" w16cid:durableId="1DC42707"/>
  <w16cid:commentId w16cid:paraId="3B4DF43C" w16cid:durableId="1DC42094"/>
  <w16cid:commentId w16cid:paraId="6D62C380" w16cid:durableId="1DC42095"/>
  <w16cid:commentId w16cid:paraId="32A7C6D0" w16cid:durableId="1DC42096"/>
  <w16cid:commentId w16cid:paraId="16AD75AC" w16cid:durableId="1DC42097"/>
  <w16cid:commentId w16cid:paraId="76CBF5C5" w16cid:durableId="1DC42098"/>
  <w16cid:commentId w16cid:paraId="03B0C8C8" w16cid:durableId="1DC42099"/>
  <w16cid:commentId w16cid:paraId="4734A1ED" w16cid:durableId="1DC4209A"/>
  <w16cid:commentId w16cid:paraId="66A83899" w16cid:durableId="1DC4209B"/>
  <w16cid:commentId w16cid:paraId="19A4F508" w16cid:durableId="1DC428B2"/>
  <w16cid:commentId w16cid:paraId="27711699" w16cid:durableId="1DC42800"/>
  <w16cid:commentId w16cid:paraId="691489B7" w16cid:durableId="1DC4279D"/>
  <w16cid:commentId w16cid:paraId="1EE37706" w16cid:durableId="1DC4209E"/>
  <w16cid:commentId w16cid:paraId="585E860E" w16cid:durableId="1DC4209F"/>
  <w16cid:commentId w16cid:paraId="2AE6FD2A" w16cid:durableId="1DC420A0"/>
  <w16cid:commentId w16cid:paraId="254340C8" w16cid:durableId="1DC429D1"/>
  <w16cid:commentId w16cid:paraId="05842028" w16cid:durableId="1DC42A11"/>
  <w16cid:commentId w16cid:paraId="603BC530" w16cid:durableId="1DC42A7F"/>
  <w16cid:commentId w16cid:paraId="6B66958E" w16cid:durableId="1DC420A1"/>
  <w16cid:commentId w16cid:paraId="6083EDC5" w16cid:durableId="1DC420A2"/>
  <w16cid:commentId w16cid:paraId="1676FFE9" w16cid:durableId="1DC42ADC"/>
  <w16cid:commentId w16cid:paraId="08FE30CF" w16cid:durableId="1DC42B80"/>
  <w16cid:commentId w16cid:paraId="2360DFB7" w16cid:durableId="1DC42C6C"/>
  <w16cid:commentId w16cid:paraId="3608B942" w16cid:durableId="1DC420A3"/>
  <w16cid:commentId w16cid:paraId="1B8C4850" w16cid:durableId="1DC420A4"/>
  <w16cid:commentId w16cid:paraId="5F58E094" w16cid:durableId="1DC420A5"/>
  <w16cid:commentId w16cid:paraId="19ECC300" w16cid:durableId="1DC420A6"/>
  <w16cid:commentId w16cid:paraId="2B0185E8" w16cid:durableId="1DC420A7"/>
  <w16cid:commentId w16cid:paraId="747AE3E1" w16cid:durableId="1DC420A8"/>
  <w16cid:commentId w16cid:paraId="29851D56" w16cid:durableId="1DC420A9"/>
  <w16cid:commentId w16cid:paraId="72C3239D" w16cid:durableId="1DC420AA"/>
  <w16cid:commentId w16cid:paraId="433A20CA" w16cid:durableId="1DC420AB"/>
  <w16cid:commentId w16cid:paraId="2808CECF" w16cid:durableId="1DC420AC"/>
  <w16cid:commentId w16cid:paraId="395A3933" w16cid:durableId="1DC420AD"/>
  <w16cid:commentId w16cid:paraId="48352B7C" w16cid:durableId="1DC420AE"/>
  <w16cid:commentId w16cid:paraId="1219A4F1" w16cid:durableId="1DC420AF"/>
  <w16cid:commentId w16cid:paraId="3E74AC8E" w16cid:durableId="1DC420B0"/>
  <w16cid:commentId w16cid:paraId="2881FA98" w16cid:durableId="1DC420B1"/>
  <w16cid:commentId w16cid:paraId="2534111D" w16cid:durableId="1DC420B2"/>
  <w16cid:commentId w16cid:paraId="698C6786" w16cid:durableId="1DC420B3"/>
  <w16cid:commentId w16cid:paraId="107E3331" w16cid:durableId="1DC420B4"/>
  <w16cid:commentId w16cid:paraId="7C85945B" w16cid:durableId="1DC420B5"/>
  <w16cid:commentId w16cid:paraId="62B13478" w16cid:durableId="1DC420B6"/>
  <w16cid:commentId w16cid:paraId="635F3E59" w16cid:durableId="1DC420B7"/>
  <w16cid:commentId w16cid:paraId="689FC97C" w16cid:durableId="1DC420B8"/>
  <w16cid:commentId w16cid:paraId="3C82A17C" w16cid:durableId="1DC420B9"/>
  <w16cid:commentId w16cid:paraId="0E4DA464" w16cid:durableId="1DC420BA"/>
  <w16cid:commentId w16cid:paraId="2FA33179" w16cid:durableId="1DC420BB"/>
  <w16cid:commentId w16cid:paraId="08A656A5" w16cid:durableId="1DC420BC"/>
  <w16cid:commentId w16cid:paraId="3A3B270D" w16cid:durableId="1DC420BD"/>
  <w16cid:commentId w16cid:paraId="31A79829" w16cid:durableId="1DC420BE"/>
  <w16cid:commentId w16cid:paraId="2AAC0DF2" w16cid:durableId="1DC420BF"/>
  <w16cid:commentId w16cid:paraId="26D4452E" w16cid:durableId="1DC420C0"/>
  <w16cid:commentId w16cid:paraId="1F9A8694" w16cid:durableId="1DC420C1"/>
  <w16cid:commentId w16cid:paraId="08330324" w16cid:durableId="1DC420C2"/>
  <w16cid:commentId w16cid:paraId="05CF2416" w16cid:durableId="1DC420C3"/>
  <w16cid:commentId w16cid:paraId="0A1980A2" w16cid:durableId="1DC420C4"/>
  <w16cid:commentId w16cid:paraId="5608FF7F" w16cid:durableId="1DC420C5"/>
  <w16cid:commentId w16cid:paraId="3967D2BD" w16cid:durableId="1DC420C6"/>
  <w16cid:commentId w16cid:paraId="7E16E7DE" w16cid:durableId="1DC420C7"/>
  <w16cid:commentId w16cid:paraId="012B314B" w16cid:durableId="1DC420C8"/>
  <w16cid:commentId w16cid:paraId="54FD7796" w16cid:durableId="1DC420C9"/>
  <w16cid:commentId w16cid:paraId="03CD429D" w16cid:durableId="1DC420C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A58165" w14:textId="77777777" w:rsidR="008C7088" w:rsidRDefault="008C7088" w:rsidP="00C1340D">
      <w:r>
        <w:separator/>
      </w:r>
    </w:p>
  </w:endnote>
  <w:endnote w:type="continuationSeparator" w:id="0">
    <w:p w14:paraId="4B9AFFCD" w14:textId="77777777" w:rsidR="008C7088" w:rsidRDefault="008C7088"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nion Pro">
    <w:altName w:val="Cambria"/>
    <w:panose1 w:val="02040503050306020203"/>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4E57A" w14:textId="77777777" w:rsidR="00FD6FB8" w:rsidRPr="00CC2C1C" w:rsidRDefault="00FD6FB8" w:rsidP="00CC2C1C">
    <w:pPr>
      <w:pStyle w:val="Piedepgina"/>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1717389558"/>
      <w:docPartObj>
        <w:docPartGallery w:val="Page Numbers (Top of Page)"/>
        <w:docPartUnique/>
      </w:docPartObj>
    </w:sdtPr>
    <w:sdtEndPr>
      <w:rPr>
        <w:i w:val="0"/>
      </w:rPr>
    </w:sdtEndPr>
    <w:sdtContent>
      <w:p w14:paraId="64CBF38C" w14:textId="77777777" w:rsidR="00FD6FB8" w:rsidRPr="008B308E" w:rsidRDefault="00FD6FB8" w:rsidP="00EA33A3">
        <w:pPr>
          <w:pStyle w:val="MDPIfooterfirstpage"/>
          <w:spacing w:line="240" w:lineRule="auto"/>
          <w:jc w:val="both"/>
          <w:rPr>
            <w:lang w:val="fr-CH"/>
          </w:rPr>
        </w:pPr>
        <w:r w:rsidRPr="00544B3D">
          <w:rPr>
            <w:i/>
            <w:szCs w:val="16"/>
            <w:lang w:val="it-IT"/>
          </w:rPr>
          <w:t>Sensors</w:t>
        </w:r>
        <w:r w:rsidRPr="00544B3D">
          <w:rPr>
            <w:szCs w:val="16"/>
            <w:lang w:val="it-IT"/>
          </w:rPr>
          <w:t xml:space="preserve"> </w:t>
        </w:r>
        <w:r w:rsidRPr="00544B3D">
          <w:rPr>
            <w:b/>
            <w:szCs w:val="16"/>
            <w:lang w:val="it-IT"/>
          </w:rPr>
          <w:t>201</w:t>
        </w:r>
        <w:r>
          <w:rPr>
            <w:rFonts w:eastAsia="SimSun"/>
            <w:b/>
            <w:szCs w:val="16"/>
            <w:lang w:val="it-IT" w:eastAsia="zh-CN"/>
          </w:rPr>
          <w:t>7</w:t>
        </w:r>
        <w:r w:rsidRPr="00544B3D">
          <w:rPr>
            <w:szCs w:val="16"/>
            <w:lang w:val="it-IT"/>
          </w:rPr>
          <w:t xml:space="preserve">, </w:t>
        </w:r>
        <w:r w:rsidRPr="00544B3D">
          <w:rPr>
            <w:i/>
            <w:szCs w:val="16"/>
            <w:lang w:val="it-IT" w:eastAsia="zh-CN"/>
          </w:rPr>
          <w:t>1</w:t>
        </w:r>
        <w:r>
          <w:rPr>
            <w:rFonts w:eastAsia="SimSun"/>
            <w:i/>
            <w:szCs w:val="16"/>
            <w:lang w:val="it-IT" w:eastAsia="zh-CN"/>
          </w:rPr>
          <w:t>7</w:t>
        </w:r>
        <w:r w:rsidRPr="00544B3D">
          <w:rPr>
            <w:rFonts w:eastAsia="SimSun"/>
            <w:szCs w:val="16"/>
            <w:lang w:val="it-IT" w:eastAsia="zh-CN"/>
          </w:rPr>
          <w:t>,</w:t>
        </w:r>
        <w:r w:rsidRPr="00544B3D">
          <w:rPr>
            <w:iCs/>
            <w:szCs w:val="16"/>
            <w:lang w:val="it-IT"/>
          </w:rPr>
          <w:t xml:space="preserve"> </w:t>
        </w:r>
        <w:r>
          <w:rPr>
            <w:lang w:val="fr-CH"/>
          </w:rPr>
          <w:t>x</w:t>
        </w:r>
        <w:r w:rsidRPr="008B308E">
          <w:rPr>
            <w:lang w:val="fr-CH"/>
          </w:rPr>
          <w:t>; doi:</w:t>
        </w:r>
        <w:r w:rsidRPr="00B82630">
          <w:rPr>
            <w:szCs w:val="16"/>
            <w:lang w:val="en-GB"/>
          </w:rPr>
          <w:t xml:space="preserve"> </w:t>
        </w:r>
        <w:r>
          <w:rPr>
            <w:szCs w:val="16"/>
            <w:lang w:val="en-GB"/>
          </w:rPr>
          <w:t xml:space="preserve">FOR PEER REVIEW </w:t>
        </w:r>
        <w:r w:rsidRPr="008B308E">
          <w:rPr>
            <w:lang w:val="fr-CH"/>
          </w:rPr>
          <w:tab/>
          <w:t>www.mdpi.com/journal/</w:t>
        </w:r>
        <w:r w:rsidRPr="00544B3D">
          <w:rPr>
            <w:lang w:val="it-IT"/>
          </w:rPr>
          <w:t>sensors</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E104D0" w14:textId="77777777" w:rsidR="008C7088" w:rsidRDefault="008C7088" w:rsidP="00C1340D">
      <w:r>
        <w:separator/>
      </w:r>
    </w:p>
  </w:footnote>
  <w:footnote w:type="continuationSeparator" w:id="0">
    <w:p w14:paraId="21131817" w14:textId="77777777" w:rsidR="008C7088" w:rsidRDefault="008C7088" w:rsidP="00C1340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C7CD9" w14:textId="77777777" w:rsidR="00FD6FB8" w:rsidRDefault="00FD6FB8" w:rsidP="00225F3F">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888EA" w14:textId="69D99010" w:rsidR="00FD6FB8" w:rsidRPr="00DC1886" w:rsidRDefault="00FD6FB8" w:rsidP="00DC1886">
    <w:pPr>
      <w:adjustRightInd w:val="0"/>
      <w:snapToGrid w:val="0"/>
      <w:spacing w:after="240" w:line="240" w:lineRule="auto"/>
      <w:rPr>
        <w:rFonts w:ascii="Palatino Linotype" w:hAnsi="Palatino Linotype"/>
        <w:sz w:val="16"/>
      </w:rPr>
    </w:pPr>
    <w:r>
      <w:rPr>
        <w:rFonts w:ascii="Palatino Linotype" w:hAnsi="Palatino Linotype"/>
        <w:i/>
        <w:sz w:val="16"/>
      </w:rPr>
      <w:t xml:space="preserve">Sensors </w:t>
    </w:r>
    <w:r>
      <w:rPr>
        <w:rFonts w:ascii="Palatino Linotype" w:hAnsi="Palatino Linotype"/>
        <w:b/>
        <w:sz w:val="16"/>
      </w:rPr>
      <w:t>2017</w:t>
    </w:r>
    <w:r>
      <w:rPr>
        <w:rFonts w:ascii="Palatino Linotype" w:hAnsi="Palatino Linotype"/>
        <w:sz w:val="16"/>
      </w:rPr>
      <w:t xml:space="preserve">, </w:t>
    </w:r>
    <w:r>
      <w:rPr>
        <w:rFonts w:ascii="Palatino Linotype" w:hAnsi="Palatino Linotype"/>
        <w:i/>
        <w:sz w:val="16"/>
      </w:rPr>
      <w:t>17</w:t>
    </w:r>
    <w:r>
      <w:rPr>
        <w:rFonts w:ascii="Palatino Linotype" w:hAnsi="Palatino Linotype"/>
        <w:sz w:val="16"/>
      </w:rPr>
      <w:t xml:space="preserve">, x FOR PEER REVIEW </w:t>
    </w:r>
    <w:r>
      <w:rPr>
        <w:rFonts w:ascii="Palatino Linotype" w:hAnsi="Palatino Linotype"/>
        <w:sz w:val="16"/>
      </w:rPr>
      <w:ptab w:relativeTo="margin" w:alignment="right" w:leader="none"/>
    </w:r>
    <w:r>
      <w:rPr>
        <w:rFonts w:ascii="Palatino Linotype" w:hAnsi="Palatino Linotype"/>
        <w:sz w:val="16"/>
      </w:rPr>
      <w:fldChar w:fldCharType="begin"/>
    </w:r>
    <w:r>
      <w:rPr>
        <w:rFonts w:ascii="Palatino Linotype" w:hAnsi="Palatino Linotype"/>
        <w:sz w:val="16"/>
      </w:rPr>
      <w:instrText xml:space="preserve"> PAGE  </w:instrText>
    </w:r>
    <w:r>
      <w:rPr>
        <w:rFonts w:ascii="Palatino Linotype" w:hAnsi="Palatino Linotype"/>
        <w:sz w:val="16"/>
      </w:rPr>
      <w:fldChar w:fldCharType="separate"/>
    </w:r>
    <w:r w:rsidR="009A0105">
      <w:rPr>
        <w:rFonts w:ascii="Palatino Linotype" w:hAnsi="Palatino Linotype"/>
        <w:noProof/>
        <w:sz w:val="16"/>
      </w:rPr>
      <w:t>10</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w:instrText>
    </w:r>
    <w:r>
      <w:rPr>
        <w:rFonts w:ascii="Palatino Linotype" w:hAnsi="Palatino Linotype"/>
        <w:sz w:val="16"/>
      </w:rPr>
      <w:fldChar w:fldCharType="separate"/>
    </w:r>
    <w:r w:rsidR="009A0105">
      <w:rPr>
        <w:rFonts w:ascii="Palatino Linotype" w:hAnsi="Palatino Linotype"/>
        <w:noProof/>
        <w:sz w:val="16"/>
      </w:rPr>
      <w:t>15</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0BC17" w14:textId="77777777" w:rsidR="00FD6FB8" w:rsidRDefault="00FD6FB8" w:rsidP="008810B3">
    <w:pPr>
      <w:pStyle w:val="MDPIheaderjournallogo"/>
    </w:pPr>
    <w:r>
      <w:rPr>
        <w:i w:val="0"/>
        <w:noProof/>
        <w:szCs w:val="16"/>
        <w:lang w:val="es-ES_tradnl" w:eastAsia="es-ES_tradnl"/>
      </w:rPr>
      <mc:AlternateContent>
        <mc:Choice Requires="wps">
          <w:drawing>
            <wp:anchor distT="45720" distB="45720" distL="114300" distR="114300" simplePos="0" relativeHeight="251657728" behindDoc="1" locked="0" layoutInCell="1" allowOverlap="1" wp14:anchorId="5E9C52F2" wp14:editId="2E26FCA9">
              <wp:simplePos x="0" y="0"/>
              <wp:positionH relativeFrom="rightMargin">
                <wp:posOffset>-558165</wp:posOffset>
              </wp:positionH>
              <wp:positionV relativeFrom="paragraph">
                <wp:posOffset>0</wp:posOffset>
              </wp:positionV>
              <wp:extent cx="580390"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709295"/>
                      </a:xfrm>
                      <a:prstGeom prst="rect">
                        <a:avLst/>
                      </a:prstGeom>
                      <a:solidFill>
                        <a:srgbClr val="FFFFFF"/>
                      </a:solidFill>
                      <a:ln w="9525">
                        <a:noFill/>
                        <a:miter lim="800000"/>
                        <a:headEnd/>
                        <a:tailEnd/>
                      </a:ln>
                    </wps:spPr>
                    <wps:txbx>
                      <w:txbxContent>
                        <w:p w14:paraId="32523C37" w14:textId="77777777" w:rsidR="00FD6FB8" w:rsidRDefault="00FD6FB8" w:rsidP="00D17D80">
                          <w:pPr>
                            <w:pStyle w:val="MDPIheaderjournallogo"/>
                            <w:jc w:val="center"/>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9C52F2" id="_x0000_t202" coordsize="21600,21600" o:spt="202" path="m,l,21600r21600,l21600,xe">
              <v:stroke joinstyle="miter"/>
              <v:path gradientshapeok="t" o:connecttype="rect"/>
            </v:shapetype>
            <v:shape id="Text Box 2" o:spid="_x0000_s1026" type="#_x0000_t202" style="position:absolute;margin-left:-43.95pt;margin-top:0;width:45.7pt;height:55.85pt;z-index:-251658752;visibility:visible;mso-wrap-style:non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" stroked="f">
              <v:textbox inset="0,0,0,0">
                <w:txbxContent>
                  <w:p w14:paraId="32523C37" w14:textId="77777777" w:rsidR="00FD6FB8" w:rsidRDefault="00FD6FB8" w:rsidP="00D17D80">
                    <w:pPr>
                      <w:pStyle w:val="MDPIheaderjournallogo"/>
                      <w:jc w:val="center"/>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mc:Fallback>
      </mc:AlternateContent>
    </w:r>
    <w:r>
      <w:rPr>
        <w:noProof/>
        <w:lang w:val="es-ES_tradnl" w:eastAsia="es-ES_tradnl"/>
      </w:rPr>
      <w:drawing>
        <wp:inline distT="0" distB="0" distL="0" distR="0" wp14:anchorId="28B7B02B" wp14:editId="29EE341E">
          <wp:extent cx="1481052" cy="432000"/>
          <wp:effectExtent l="0" t="0" r="5080" b="6350"/>
          <wp:docPr id="3"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png\sensors-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81052" cy="432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A245F"/>
    <w:multiLevelType w:val="hybridMultilevel"/>
    <w:tmpl w:val="F5B0EDEA"/>
    <w:lvl w:ilvl="0" w:tplc="D9A88984">
      <w:start w:val="1"/>
      <w:numFmt w:val="decimal"/>
      <w:pStyle w:val="MDPI71References"/>
      <w:lvlText w:val="%1."/>
      <w:lvlJc w:val="left"/>
      <w:pPr>
        <w:ind w:left="780" w:hanging="42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369A6535"/>
    <w:multiLevelType w:val="hybridMultilevel"/>
    <w:tmpl w:val="3CB68362"/>
    <w:lvl w:ilvl="0" w:tplc="B2367048">
      <w:start w:val="1"/>
      <w:numFmt w:val="bullet"/>
      <w:pStyle w:val="MDPI38bullet"/>
      <w:lvlText w:val=""/>
      <w:lvlJc w:val="left"/>
      <w:pPr>
        <w:ind w:left="1200" w:hanging="360"/>
      </w:pPr>
      <w:rPr>
        <w:rFonts w:ascii="Symbol" w:hAnsi="Symbol" w:hint="default"/>
      </w:rPr>
    </w:lvl>
    <w:lvl w:ilvl="1" w:tplc="08070003">
      <w:start w:val="1"/>
      <w:numFmt w:val="bullet"/>
      <w:lvlText w:val="o"/>
      <w:lvlJc w:val="left"/>
      <w:pPr>
        <w:ind w:left="1920" w:hanging="360"/>
      </w:pPr>
      <w:rPr>
        <w:rFonts w:ascii="Courier New" w:hAnsi="Courier New" w:cs="Courier New" w:hint="default"/>
      </w:rPr>
    </w:lvl>
    <w:lvl w:ilvl="2" w:tplc="08070005" w:tentative="1">
      <w:start w:val="1"/>
      <w:numFmt w:val="bullet"/>
      <w:lvlText w:val=""/>
      <w:lvlJc w:val="left"/>
      <w:pPr>
        <w:ind w:left="2640" w:hanging="360"/>
      </w:pPr>
      <w:rPr>
        <w:rFonts w:ascii="Wingdings" w:hAnsi="Wingdings" w:hint="default"/>
      </w:rPr>
    </w:lvl>
    <w:lvl w:ilvl="3" w:tplc="08070001" w:tentative="1">
      <w:start w:val="1"/>
      <w:numFmt w:val="bullet"/>
      <w:lvlText w:val=""/>
      <w:lvlJc w:val="left"/>
      <w:pPr>
        <w:ind w:left="3360" w:hanging="360"/>
      </w:pPr>
      <w:rPr>
        <w:rFonts w:ascii="Symbol" w:hAnsi="Symbol" w:hint="default"/>
      </w:rPr>
    </w:lvl>
    <w:lvl w:ilvl="4" w:tplc="08070003" w:tentative="1">
      <w:start w:val="1"/>
      <w:numFmt w:val="bullet"/>
      <w:lvlText w:val="o"/>
      <w:lvlJc w:val="left"/>
      <w:pPr>
        <w:ind w:left="4080" w:hanging="360"/>
      </w:pPr>
      <w:rPr>
        <w:rFonts w:ascii="Courier New" w:hAnsi="Courier New" w:cs="Courier New" w:hint="default"/>
      </w:rPr>
    </w:lvl>
    <w:lvl w:ilvl="5" w:tplc="08070005" w:tentative="1">
      <w:start w:val="1"/>
      <w:numFmt w:val="bullet"/>
      <w:lvlText w:val=""/>
      <w:lvlJc w:val="left"/>
      <w:pPr>
        <w:ind w:left="4800" w:hanging="360"/>
      </w:pPr>
      <w:rPr>
        <w:rFonts w:ascii="Wingdings" w:hAnsi="Wingdings" w:hint="default"/>
      </w:rPr>
    </w:lvl>
    <w:lvl w:ilvl="6" w:tplc="08070001" w:tentative="1">
      <w:start w:val="1"/>
      <w:numFmt w:val="bullet"/>
      <w:lvlText w:val=""/>
      <w:lvlJc w:val="left"/>
      <w:pPr>
        <w:ind w:left="5520" w:hanging="360"/>
      </w:pPr>
      <w:rPr>
        <w:rFonts w:ascii="Symbol" w:hAnsi="Symbol" w:hint="default"/>
      </w:rPr>
    </w:lvl>
    <w:lvl w:ilvl="7" w:tplc="08070003" w:tentative="1">
      <w:start w:val="1"/>
      <w:numFmt w:val="bullet"/>
      <w:lvlText w:val="o"/>
      <w:lvlJc w:val="left"/>
      <w:pPr>
        <w:ind w:left="6240" w:hanging="360"/>
      </w:pPr>
      <w:rPr>
        <w:rFonts w:ascii="Courier New" w:hAnsi="Courier New" w:cs="Courier New" w:hint="default"/>
      </w:rPr>
    </w:lvl>
    <w:lvl w:ilvl="8" w:tplc="08070005" w:tentative="1">
      <w:start w:val="1"/>
      <w:numFmt w:val="bullet"/>
      <w:lvlText w:val=""/>
      <w:lvlJc w:val="left"/>
      <w:pPr>
        <w:ind w:left="6960" w:hanging="360"/>
      </w:pPr>
      <w:rPr>
        <w:rFonts w:ascii="Wingdings" w:hAnsi="Wingdings" w:hint="default"/>
      </w:rPr>
    </w:lvl>
  </w:abstractNum>
  <w:abstractNum w:abstractNumId="3" w15:restartNumberingAfterBreak="0">
    <w:nsid w:val="37921AA3"/>
    <w:multiLevelType w:val="hybridMultilevel"/>
    <w:tmpl w:val="39B65FF0"/>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4" w15:restartNumberingAfterBreak="0">
    <w:nsid w:val="430B505B"/>
    <w:multiLevelType w:val="hybridMultilevel"/>
    <w:tmpl w:val="4F54A490"/>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3C370A"/>
    <w:multiLevelType w:val="hybridMultilevel"/>
    <w:tmpl w:val="77BCDA84"/>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6" w15:restartNumberingAfterBreak="0">
    <w:nsid w:val="6DB20A64"/>
    <w:multiLevelType w:val="hybridMultilevel"/>
    <w:tmpl w:val="A130396C"/>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1"/>
  </w:num>
  <w:num w:numId="2">
    <w:abstractNumId w:val="2"/>
  </w:num>
  <w:num w:numId="3">
    <w:abstractNumId w:val="0"/>
  </w:num>
  <w:num w:numId="4">
    <w:abstractNumId w:val="1"/>
  </w:num>
  <w:num w:numId="5">
    <w:abstractNumId w:val="2"/>
  </w:num>
  <w:num w:numId="6">
    <w:abstractNumId w:val="0"/>
  </w:num>
  <w:num w:numId="7">
    <w:abstractNumId w:val="5"/>
  </w:num>
  <w:num w:numId="8">
    <w:abstractNumId w:val="6"/>
  </w:num>
  <w:num w:numId="9">
    <w:abstractNumId w:val="4"/>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num>
  <w:num w:numId="13">
    <w:abstractNumId w:val="0"/>
  </w:num>
  <w:num w:numId="14">
    <w:abstractNumId w:val="0"/>
  </w:num>
  <w:num w:numId="15">
    <w:abstractNumId w:val="2"/>
  </w:num>
  <w:num w:numId="16">
    <w:abstractNumId w:val="3"/>
  </w:num>
  <w:numIdMacAtCleanup w:val="1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tonio Benitez">
    <w15:presenceInfo w15:providerId="Windows Live" w15:userId="af07af2d5cefe94f"/>
  </w15:person>
  <w15:person w15:author="Angel Ruiz">
    <w15:presenceInfo w15:providerId="None" w15:userId="Angel Rui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es-ES_tradnl" w:vendorID="64" w:dllVersion="6"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6" w:nlCheck="1" w:checkStyle="0"/>
  <w:activeWritingStyle w:appName="MSWord" w:lang="de-DE" w:vendorID="64" w:dllVersion="6" w:nlCheck="1" w:checkStyle="1"/>
  <w:activeWritingStyle w:appName="MSWord" w:lang="es-ES" w:vendorID="64" w:dllVersion="0" w:nlCheck="1" w:checkStyle="0"/>
  <w:activeWritingStyle w:appName="MSWord" w:lang="en-US" w:vendorID="64" w:dllVersion="131078" w:nlCheck="1" w:checkStyle="0"/>
  <w:activeWritingStyle w:appName="MSWord" w:lang="es-ES_tradnl" w:vendorID="64" w:dllVersion="131078" w:nlCheck="1" w:checkStyle="0"/>
  <w:activeWritingStyle w:appName="MSWord" w:lang="es-ES" w:vendorID="64" w:dllVersion="131078" w:nlCheck="1" w:checkStyle="0"/>
  <w:attachedTemplate r:id="rId1"/>
  <w:trackRevisions/>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D80"/>
    <w:rsid w:val="00000637"/>
    <w:rsid w:val="000006F8"/>
    <w:rsid w:val="000046B6"/>
    <w:rsid w:val="00004BA7"/>
    <w:rsid w:val="00005FC2"/>
    <w:rsid w:val="00011BC3"/>
    <w:rsid w:val="00011EFF"/>
    <w:rsid w:val="0001283B"/>
    <w:rsid w:val="0002090C"/>
    <w:rsid w:val="00024621"/>
    <w:rsid w:val="0002467B"/>
    <w:rsid w:val="00025A91"/>
    <w:rsid w:val="00025C56"/>
    <w:rsid w:val="000319B8"/>
    <w:rsid w:val="00032911"/>
    <w:rsid w:val="0003351A"/>
    <w:rsid w:val="00033C55"/>
    <w:rsid w:val="00034840"/>
    <w:rsid w:val="00034BF8"/>
    <w:rsid w:val="000353B2"/>
    <w:rsid w:val="000361F7"/>
    <w:rsid w:val="00036B3A"/>
    <w:rsid w:val="00037F00"/>
    <w:rsid w:val="00040AD6"/>
    <w:rsid w:val="000412A8"/>
    <w:rsid w:val="00041A10"/>
    <w:rsid w:val="0004245C"/>
    <w:rsid w:val="00042C12"/>
    <w:rsid w:val="000439F3"/>
    <w:rsid w:val="00043F91"/>
    <w:rsid w:val="00044417"/>
    <w:rsid w:val="0004473F"/>
    <w:rsid w:val="00045898"/>
    <w:rsid w:val="00047FB0"/>
    <w:rsid w:val="00050716"/>
    <w:rsid w:val="00050C65"/>
    <w:rsid w:val="000520E3"/>
    <w:rsid w:val="000551E0"/>
    <w:rsid w:val="00055835"/>
    <w:rsid w:val="000562B9"/>
    <w:rsid w:val="00056352"/>
    <w:rsid w:val="00056DBB"/>
    <w:rsid w:val="000578BD"/>
    <w:rsid w:val="000602E4"/>
    <w:rsid w:val="0006039F"/>
    <w:rsid w:val="000605CD"/>
    <w:rsid w:val="00063A6A"/>
    <w:rsid w:val="0006467F"/>
    <w:rsid w:val="00067A2E"/>
    <w:rsid w:val="00071D03"/>
    <w:rsid w:val="00073BD9"/>
    <w:rsid w:val="00077A9D"/>
    <w:rsid w:val="0008052B"/>
    <w:rsid w:val="00082C1A"/>
    <w:rsid w:val="00082D78"/>
    <w:rsid w:val="000833FA"/>
    <w:rsid w:val="000848F9"/>
    <w:rsid w:val="00090864"/>
    <w:rsid w:val="00092D89"/>
    <w:rsid w:val="00094176"/>
    <w:rsid w:val="000A0E49"/>
    <w:rsid w:val="000A0F29"/>
    <w:rsid w:val="000A1228"/>
    <w:rsid w:val="000A22B6"/>
    <w:rsid w:val="000A237F"/>
    <w:rsid w:val="000A3155"/>
    <w:rsid w:val="000A411D"/>
    <w:rsid w:val="000A45A9"/>
    <w:rsid w:val="000A5FAE"/>
    <w:rsid w:val="000B05D0"/>
    <w:rsid w:val="000B2D70"/>
    <w:rsid w:val="000B38AC"/>
    <w:rsid w:val="000B529D"/>
    <w:rsid w:val="000B5482"/>
    <w:rsid w:val="000B7EF6"/>
    <w:rsid w:val="000C299D"/>
    <w:rsid w:val="000C306D"/>
    <w:rsid w:val="000C4A82"/>
    <w:rsid w:val="000C4B5D"/>
    <w:rsid w:val="000C4FB6"/>
    <w:rsid w:val="000C7429"/>
    <w:rsid w:val="000D0305"/>
    <w:rsid w:val="000D062B"/>
    <w:rsid w:val="000D0745"/>
    <w:rsid w:val="000D0874"/>
    <w:rsid w:val="000D093A"/>
    <w:rsid w:val="000D166F"/>
    <w:rsid w:val="000D24E3"/>
    <w:rsid w:val="000D2842"/>
    <w:rsid w:val="000D2F06"/>
    <w:rsid w:val="000D5554"/>
    <w:rsid w:val="000D5B3A"/>
    <w:rsid w:val="000D73AF"/>
    <w:rsid w:val="000E08FD"/>
    <w:rsid w:val="000E0E5C"/>
    <w:rsid w:val="000E0F80"/>
    <w:rsid w:val="000E35FE"/>
    <w:rsid w:val="000E37D1"/>
    <w:rsid w:val="000E7A5D"/>
    <w:rsid w:val="000F0E85"/>
    <w:rsid w:val="000F0F9F"/>
    <w:rsid w:val="000F2992"/>
    <w:rsid w:val="000F4E0E"/>
    <w:rsid w:val="000F6127"/>
    <w:rsid w:val="000F6EC1"/>
    <w:rsid w:val="000F7D10"/>
    <w:rsid w:val="00100883"/>
    <w:rsid w:val="00100B2F"/>
    <w:rsid w:val="00100FE2"/>
    <w:rsid w:val="001022AA"/>
    <w:rsid w:val="00103634"/>
    <w:rsid w:val="00104294"/>
    <w:rsid w:val="001170CF"/>
    <w:rsid w:val="0011779E"/>
    <w:rsid w:val="0012125D"/>
    <w:rsid w:val="00124285"/>
    <w:rsid w:val="0012462F"/>
    <w:rsid w:val="00124D4E"/>
    <w:rsid w:val="001251BA"/>
    <w:rsid w:val="001268A0"/>
    <w:rsid w:val="00127B58"/>
    <w:rsid w:val="00130F88"/>
    <w:rsid w:val="00131F3D"/>
    <w:rsid w:val="001352B6"/>
    <w:rsid w:val="00135C14"/>
    <w:rsid w:val="00140A39"/>
    <w:rsid w:val="0014158B"/>
    <w:rsid w:val="00143181"/>
    <w:rsid w:val="00144660"/>
    <w:rsid w:val="00144DC5"/>
    <w:rsid w:val="00144E54"/>
    <w:rsid w:val="00145F5A"/>
    <w:rsid w:val="00150234"/>
    <w:rsid w:val="00150342"/>
    <w:rsid w:val="00151E48"/>
    <w:rsid w:val="0015231C"/>
    <w:rsid w:val="00152F85"/>
    <w:rsid w:val="00155401"/>
    <w:rsid w:val="00156006"/>
    <w:rsid w:val="00160C50"/>
    <w:rsid w:val="00160D07"/>
    <w:rsid w:val="001624E9"/>
    <w:rsid w:val="0016263E"/>
    <w:rsid w:val="001632F9"/>
    <w:rsid w:val="00163372"/>
    <w:rsid w:val="00165A01"/>
    <w:rsid w:val="001665A2"/>
    <w:rsid w:val="0016702F"/>
    <w:rsid w:val="001732EE"/>
    <w:rsid w:val="001739FB"/>
    <w:rsid w:val="00173FC0"/>
    <w:rsid w:val="001763AE"/>
    <w:rsid w:val="0017646E"/>
    <w:rsid w:val="00176BBA"/>
    <w:rsid w:val="00176DC5"/>
    <w:rsid w:val="00176E73"/>
    <w:rsid w:val="0017709E"/>
    <w:rsid w:val="00177D11"/>
    <w:rsid w:val="00180A61"/>
    <w:rsid w:val="001812DE"/>
    <w:rsid w:val="00184B65"/>
    <w:rsid w:val="00184ECF"/>
    <w:rsid w:val="001854A7"/>
    <w:rsid w:val="00185534"/>
    <w:rsid w:val="001860DD"/>
    <w:rsid w:val="00187902"/>
    <w:rsid w:val="00192141"/>
    <w:rsid w:val="001929BE"/>
    <w:rsid w:val="00193EBD"/>
    <w:rsid w:val="00194DCB"/>
    <w:rsid w:val="00196227"/>
    <w:rsid w:val="001A0D5B"/>
    <w:rsid w:val="001A103B"/>
    <w:rsid w:val="001A1777"/>
    <w:rsid w:val="001A2D5C"/>
    <w:rsid w:val="001A3926"/>
    <w:rsid w:val="001A4908"/>
    <w:rsid w:val="001A4A0E"/>
    <w:rsid w:val="001A7D08"/>
    <w:rsid w:val="001B09F9"/>
    <w:rsid w:val="001B1AE7"/>
    <w:rsid w:val="001B22D3"/>
    <w:rsid w:val="001B2E32"/>
    <w:rsid w:val="001B396D"/>
    <w:rsid w:val="001B3A0F"/>
    <w:rsid w:val="001B446E"/>
    <w:rsid w:val="001C0136"/>
    <w:rsid w:val="001C2A2E"/>
    <w:rsid w:val="001C3B86"/>
    <w:rsid w:val="001C6374"/>
    <w:rsid w:val="001C6407"/>
    <w:rsid w:val="001D0A2E"/>
    <w:rsid w:val="001D0BD8"/>
    <w:rsid w:val="001D2B48"/>
    <w:rsid w:val="001D4C88"/>
    <w:rsid w:val="001D4CBF"/>
    <w:rsid w:val="001D5C83"/>
    <w:rsid w:val="001D5CB0"/>
    <w:rsid w:val="001D68EF"/>
    <w:rsid w:val="001D7118"/>
    <w:rsid w:val="001D7351"/>
    <w:rsid w:val="001E0BFA"/>
    <w:rsid w:val="001E26BA"/>
    <w:rsid w:val="001E3DBC"/>
    <w:rsid w:val="001E4415"/>
    <w:rsid w:val="001F2913"/>
    <w:rsid w:val="001F45A9"/>
    <w:rsid w:val="001F55DC"/>
    <w:rsid w:val="001F5A4A"/>
    <w:rsid w:val="0020147D"/>
    <w:rsid w:val="002021CF"/>
    <w:rsid w:val="002026F5"/>
    <w:rsid w:val="002038B3"/>
    <w:rsid w:val="00203BD8"/>
    <w:rsid w:val="002052DE"/>
    <w:rsid w:val="00206B4D"/>
    <w:rsid w:val="0021064B"/>
    <w:rsid w:val="0021202D"/>
    <w:rsid w:val="00214190"/>
    <w:rsid w:val="00216FA9"/>
    <w:rsid w:val="00220209"/>
    <w:rsid w:val="00221FB1"/>
    <w:rsid w:val="002220D5"/>
    <w:rsid w:val="00223A64"/>
    <w:rsid w:val="00225217"/>
    <w:rsid w:val="00225F3F"/>
    <w:rsid w:val="0022695D"/>
    <w:rsid w:val="00226AB1"/>
    <w:rsid w:val="00232663"/>
    <w:rsid w:val="00234505"/>
    <w:rsid w:val="00235077"/>
    <w:rsid w:val="00235973"/>
    <w:rsid w:val="00236290"/>
    <w:rsid w:val="0023660D"/>
    <w:rsid w:val="00236969"/>
    <w:rsid w:val="00236C0D"/>
    <w:rsid w:val="00236D35"/>
    <w:rsid w:val="00236F94"/>
    <w:rsid w:val="00237EDD"/>
    <w:rsid w:val="0024084D"/>
    <w:rsid w:val="00240C8C"/>
    <w:rsid w:val="00241C14"/>
    <w:rsid w:val="002434C9"/>
    <w:rsid w:val="002435A8"/>
    <w:rsid w:val="00246CE0"/>
    <w:rsid w:val="0025127B"/>
    <w:rsid w:val="00251811"/>
    <w:rsid w:val="0025232D"/>
    <w:rsid w:val="00252515"/>
    <w:rsid w:val="0025259B"/>
    <w:rsid w:val="00252BD9"/>
    <w:rsid w:val="00253193"/>
    <w:rsid w:val="0025512C"/>
    <w:rsid w:val="00255B5C"/>
    <w:rsid w:val="00255F88"/>
    <w:rsid w:val="00256C8A"/>
    <w:rsid w:val="00257403"/>
    <w:rsid w:val="0025777F"/>
    <w:rsid w:val="00261B77"/>
    <w:rsid w:val="00261DD9"/>
    <w:rsid w:val="00263890"/>
    <w:rsid w:val="0026479E"/>
    <w:rsid w:val="002665A2"/>
    <w:rsid w:val="00270BEE"/>
    <w:rsid w:val="00271978"/>
    <w:rsid w:val="00272574"/>
    <w:rsid w:val="00273440"/>
    <w:rsid w:val="0027513B"/>
    <w:rsid w:val="0027593D"/>
    <w:rsid w:val="00275E8D"/>
    <w:rsid w:val="00275F7E"/>
    <w:rsid w:val="00276B71"/>
    <w:rsid w:val="0027713B"/>
    <w:rsid w:val="00277813"/>
    <w:rsid w:val="002813F6"/>
    <w:rsid w:val="0028335A"/>
    <w:rsid w:val="00285954"/>
    <w:rsid w:val="00285A67"/>
    <w:rsid w:val="0028727D"/>
    <w:rsid w:val="002915B6"/>
    <w:rsid w:val="0029171C"/>
    <w:rsid w:val="0029287A"/>
    <w:rsid w:val="00293678"/>
    <w:rsid w:val="00294C2F"/>
    <w:rsid w:val="00294FF2"/>
    <w:rsid w:val="00295AE4"/>
    <w:rsid w:val="00295EC6"/>
    <w:rsid w:val="0029628E"/>
    <w:rsid w:val="00296EB7"/>
    <w:rsid w:val="002A31E4"/>
    <w:rsid w:val="002A5429"/>
    <w:rsid w:val="002A61DB"/>
    <w:rsid w:val="002A66E9"/>
    <w:rsid w:val="002A6CEE"/>
    <w:rsid w:val="002A7A6F"/>
    <w:rsid w:val="002B0BCA"/>
    <w:rsid w:val="002B37F5"/>
    <w:rsid w:val="002B4981"/>
    <w:rsid w:val="002B75A2"/>
    <w:rsid w:val="002B7893"/>
    <w:rsid w:val="002C05DF"/>
    <w:rsid w:val="002C0E6A"/>
    <w:rsid w:val="002C28DD"/>
    <w:rsid w:val="002C300A"/>
    <w:rsid w:val="002C32A4"/>
    <w:rsid w:val="002C5045"/>
    <w:rsid w:val="002C6C5F"/>
    <w:rsid w:val="002C7423"/>
    <w:rsid w:val="002C7CEB"/>
    <w:rsid w:val="002D0834"/>
    <w:rsid w:val="002D2055"/>
    <w:rsid w:val="002D476D"/>
    <w:rsid w:val="002D4F9D"/>
    <w:rsid w:val="002D7EB2"/>
    <w:rsid w:val="002E089F"/>
    <w:rsid w:val="002E0B8D"/>
    <w:rsid w:val="002E11AF"/>
    <w:rsid w:val="002E1F9C"/>
    <w:rsid w:val="002E2696"/>
    <w:rsid w:val="002E45FF"/>
    <w:rsid w:val="002E4AE9"/>
    <w:rsid w:val="002E59FA"/>
    <w:rsid w:val="002E699F"/>
    <w:rsid w:val="002F0022"/>
    <w:rsid w:val="002F1F90"/>
    <w:rsid w:val="002F30E0"/>
    <w:rsid w:val="002F3A40"/>
    <w:rsid w:val="002F6006"/>
    <w:rsid w:val="002F667B"/>
    <w:rsid w:val="002F6728"/>
    <w:rsid w:val="002F6FC8"/>
    <w:rsid w:val="00300F39"/>
    <w:rsid w:val="0030282D"/>
    <w:rsid w:val="0030286C"/>
    <w:rsid w:val="0030379B"/>
    <w:rsid w:val="003049D3"/>
    <w:rsid w:val="00304C1E"/>
    <w:rsid w:val="003053D7"/>
    <w:rsid w:val="00305668"/>
    <w:rsid w:val="003066AC"/>
    <w:rsid w:val="00306771"/>
    <w:rsid w:val="0030792C"/>
    <w:rsid w:val="00307DAD"/>
    <w:rsid w:val="003125AC"/>
    <w:rsid w:val="00312F5B"/>
    <w:rsid w:val="0031308C"/>
    <w:rsid w:val="0031392A"/>
    <w:rsid w:val="003156AD"/>
    <w:rsid w:val="003167AC"/>
    <w:rsid w:val="0032250E"/>
    <w:rsid w:val="00322580"/>
    <w:rsid w:val="003229FD"/>
    <w:rsid w:val="00323C59"/>
    <w:rsid w:val="003246E2"/>
    <w:rsid w:val="0032589B"/>
    <w:rsid w:val="003260DD"/>
    <w:rsid w:val="003266D8"/>
    <w:rsid w:val="0033124F"/>
    <w:rsid w:val="0033164F"/>
    <w:rsid w:val="00331AF9"/>
    <w:rsid w:val="00333C2D"/>
    <w:rsid w:val="003352F1"/>
    <w:rsid w:val="00336080"/>
    <w:rsid w:val="00336BEA"/>
    <w:rsid w:val="003379F5"/>
    <w:rsid w:val="00340477"/>
    <w:rsid w:val="00341638"/>
    <w:rsid w:val="00341815"/>
    <w:rsid w:val="00343B57"/>
    <w:rsid w:val="00344684"/>
    <w:rsid w:val="00344DFE"/>
    <w:rsid w:val="00346A68"/>
    <w:rsid w:val="00346B1B"/>
    <w:rsid w:val="00347596"/>
    <w:rsid w:val="00352AC9"/>
    <w:rsid w:val="00352D55"/>
    <w:rsid w:val="0035313A"/>
    <w:rsid w:val="0035340A"/>
    <w:rsid w:val="00353B41"/>
    <w:rsid w:val="0035469E"/>
    <w:rsid w:val="0035521D"/>
    <w:rsid w:val="00357207"/>
    <w:rsid w:val="00363D81"/>
    <w:rsid w:val="00367166"/>
    <w:rsid w:val="00367343"/>
    <w:rsid w:val="003675B2"/>
    <w:rsid w:val="00367C05"/>
    <w:rsid w:val="00370569"/>
    <w:rsid w:val="003709EC"/>
    <w:rsid w:val="0037103C"/>
    <w:rsid w:val="00373D16"/>
    <w:rsid w:val="00373F32"/>
    <w:rsid w:val="00374898"/>
    <w:rsid w:val="00376FA1"/>
    <w:rsid w:val="00381C2D"/>
    <w:rsid w:val="00381D89"/>
    <w:rsid w:val="00381FC4"/>
    <w:rsid w:val="003835CE"/>
    <w:rsid w:val="003855CF"/>
    <w:rsid w:val="00385BD3"/>
    <w:rsid w:val="003902E6"/>
    <w:rsid w:val="00391035"/>
    <w:rsid w:val="003911F6"/>
    <w:rsid w:val="00391F71"/>
    <w:rsid w:val="003938E0"/>
    <w:rsid w:val="00394742"/>
    <w:rsid w:val="003972C3"/>
    <w:rsid w:val="003A0FDD"/>
    <w:rsid w:val="003A116E"/>
    <w:rsid w:val="003A1F60"/>
    <w:rsid w:val="003A1FCC"/>
    <w:rsid w:val="003A2168"/>
    <w:rsid w:val="003A3F7E"/>
    <w:rsid w:val="003A445F"/>
    <w:rsid w:val="003A4FD3"/>
    <w:rsid w:val="003A5E59"/>
    <w:rsid w:val="003B2A22"/>
    <w:rsid w:val="003B3A7C"/>
    <w:rsid w:val="003B4B31"/>
    <w:rsid w:val="003B4E63"/>
    <w:rsid w:val="003B559A"/>
    <w:rsid w:val="003B65E3"/>
    <w:rsid w:val="003C014C"/>
    <w:rsid w:val="003C245C"/>
    <w:rsid w:val="003C2C26"/>
    <w:rsid w:val="003C4A20"/>
    <w:rsid w:val="003C4AAF"/>
    <w:rsid w:val="003C7C01"/>
    <w:rsid w:val="003D029E"/>
    <w:rsid w:val="003D1BCF"/>
    <w:rsid w:val="003D2888"/>
    <w:rsid w:val="003D2BC8"/>
    <w:rsid w:val="003D5865"/>
    <w:rsid w:val="003D5A4E"/>
    <w:rsid w:val="003D6316"/>
    <w:rsid w:val="003D6836"/>
    <w:rsid w:val="003D6DF8"/>
    <w:rsid w:val="003D740F"/>
    <w:rsid w:val="003E08EB"/>
    <w:rsid w:val="003E0C56"/>
    <w:rsid w:val="003E14E1"/>
    <w:rsid w:val="003E2B81"/>
    <w:rsid w:val="003E5F91"/>
    <w:rsid w:val="003E68A1"/>
    <w:rsid w:val="003F0471"/>
    <w:rsid w:val="003F21C8"/>
    <w:rsid w:val="003F2876"/>
    <w:rsid w:val="003F35A6"/>
    <w:rsid w:val="003F368E"/>
    <w:rsid w:val="003F3FEB"/>
    <w:rsid w:val="003F4AE6"/>
    <w:rsid w:val="003F6004"/>
    <w:rsid w:val="003F67DE"/>
    <w:rsid w:val="003F6831"/>
    <w:rsid w:val="003F693E"/>
    <w:rsid w:val="00401EA0"/>
    <w:rsid w:val="00404F24"/>
    <w:rsid w:val="0040655F"/>
    <w:rsid w:val="00407752"/>
    <w:rsid w:val="00411667"/>
    <w:rsid w:val="004123C0"/>
    <w:rsid w:val="00412F36"/>
    <w:rsid w:val="00412FD3"/>
    <w:rsid w:val="004137AF"/>
    <w:rsid w:val="00415FB0"/>
    <w:rsid w:val="00416645"/>
    <w:rsid w:val="00417A0D"/>
    <w:rsid w:val="00417C19"/>
    <w:rsid w:val="00422EDE"/>
    <w:rsid w:val="00423429"/>
    <w:rsid w:val="00424882"/>
    <w:rsid w:val="00424BB5"/>
    <w:rsid w:val="00425AEA"/>
    <w:rsid w:val="0042627E"/>
    <w:rsid w:val="004262FE"/>
    <w:rsid w:val="00427902"/>
    <w:rsid w:val="004303C4"/>
    <w:rsid w:val="0043115A"/>
    <w:rsid w:val="00431A84"/>
    <w:rsid w:val="00432800"/>
    <w:rsid w:val="00433837"/>
    <w:rsid w:val="00434423"/>
    <w:rsid w:val="00436BA8"/>
    <w:rsid w:val="0043748F"/>
    <w:rsid w:val="004377BA"/>
    <w:rsid w:val="004378B1"/>
    <w:rsid w:val="0044006E"/>
    <w:rsid w:val="00441209"/>
    <w:rsid w:val="00441AF9"/>
    <w:rsid w:val="00441FA3"/>
    <w:rsid w:val="004466AA"/>
    <w:rsid w:val="00446CA3"/>
    <w:rsid w:val="0045011E"/>
    <w:rsid w:val="0045101B"/>
    <w:rsid w:val="004539D4"/>
    <w:rsid w:val="00453CFB"/>
    <w:rsid w:val="0045405C"/>
    <w:rsid w:val="00455021"/>
    <w:rsid w:val="00456BA6"/>
    <w:rsid w:val="00461413"/>
    <w:rsid w:val="004614D9"/>
    <w:rsid w:val="00461DA2"/>
    <w:rsid w:val="00462789"/>
    <w:rsid w:val="00462F89"/>
    <w:rsid w:val="00467F33"/>
    <w:rsid w:val="00471859"/>
    <w:rsid w:val="00475D48"/>
    <w:rsid w:val="00475F95"/>
    <w:rsid w:val="00476172"/>
    <w:rsid w:val="00476EFA"/>
    <w:rsid w:val="00477487"/>
    <w:rsid w:val="0048098C"/>
    <w:rsid w:val="00480BAE"/>
    <w:rsid w:val="00481ADA"/>
    <w:rsid w:val="00481B16"/>
    <w:rsid w:val="00482266"/>
    <w:rsid w:val="00483436"/>
    <w:rsid w:val="00484615"/>
    <w:rsid w:val="004869B2"/>
    <w:rsid w:val="00492418"/>
    <w:rsid w:val="00492DD6"/>
    <w:rsid w:val="004938FB"/>
    <w:rsid w:val="00495448"/>
    <w:rsid w:val="004971EB"/>
    <w:rsid w:val="004975CF"/>
    <w:rsid w:val="004A070F"/>
    <w:rsid w:val="004A3D67"/>
    <w:rsid w:val="004A3EEB"/>
    <w:rsid w:val="004A44AE"/>
    <w:rsid w:val="004A485C"/>
    <w:rsid w:val="004A5678"/>
    <w:rsid w:val="004A6E3D"/>
    <w:rsid w:val="004A7C02"/>
    <w:rsid w:val="004B1516"/>
    <w:rsid w:val="004B4EA5"/>
    <w:rsid w:val="004B637A"/>
    <w:rsid w:val="004B664F"/>
    <w:rsid w:val="004C16C9"/>
    <w:rsid w:val="004C1961"/>
    <w:rsid w:val="004C1A82"/>
    <w:rsid w:val="004C1AB7"/>
    <w:rsid w:val="004C1B70"/>
    <w:rsid w:val="004C3D4B"/>
    <w:rsid w:val="004C6EE2"/>
    <w:rsid w:val="004C713A"/>
    <w:rsid w:val="004C71C5"/>
    <w:rsid w:val="004D0408"/>
    <w:rsid w:val="004D2D8A"/>
    <w:rsid w:val="004D3D30"/>
    <w:rsid w:val="004D464D"/>
    <w:rsid w:val="004D50E0"/>
    <w:rsid w:val="004D6828"/>
    <w:rsid w:val="004E16F5"/>
    <w:rsid w:val="004E5A36"/>
    <w:rsid w:val="004E5D65"/>
    <w:rsid w:val="004E6CCD"/>
    <w:rsid w:val="004E70CE"/>
    <w:rsid w:val="004F0449"/>
    <w:rsid w:val="004F084A"/>
    <w:rsid w:val="004F1511"/>
    <w:rsid w:val="004F41A3"/>
    <w:rsid w:val="004F49E0"/>
    <w:rsid w:val="004F4BB1"/>
    <w:rsid w:val="004F5278"/>
    <w:rsid w:val="004F740E"/>
    <w:rsid w:val="004F7B5B"/>
    <w:rsid w:val="00503E55"/>
    <w:rsid w:val="00505235"/>
    <w:rsid w:val="005052F4"/>
    <w:rsid w:val="005055B1"/>
    <w:rsid w:val="00506059"/>
    <w:rsid w:val="0050609E"/>
    <w:rsid w:val="00514D19"/>
    <w:rsid w:val="0051674B"/>
    <w:rsid w:val="00516FD5"/>
    <w:rsid w:val="005173DA"/>
    <w:rsid w:val="00520C33"/>
    <w:rsid w:val="00523C06"/>
    <w:rsid w:val="00524E78"/>
    <w:rsid w:val="00525CC6"/>
    <w:rsid w:val="00527BF5"/>
    <w:rsid w:val="00530B03"/>
    <w:rsid w:val="00532B9C"/>
    <w:rsid w:val="005332DD"/>
    <w:rsid w:val="00533883"/>
    <w:rsid w:val="00534135"/>
    <w:rsid w:val="0053590F"/>
    <w:rsid w:val="005366FC"/>
    <w:rsid w:val="005400CD"/>
    <w:rsid w:val="00541DC6"/>
    <w:rsid w:val="00544B3D"/>
    <w:rsid w:val="00545238"/>
    <w:rsid w:val="00545A90"/>
    <w:rsid w:val="00546A9B"/>
    <w:rsid w:val="00547278"/>
    <w:rsid w:val="005477D0"/>
    <w:rsid w:val="00547A73"/>
    <w:rsid w:val="00550577"/>
    <w:rsid w:val="00550622"/>
    <w:rsid w:val="005518BE"/>
    <w:rsid w:val="005519F1"/>
    <w:rsid w:val="00554334"/>
    <w:rsid w:val="00554D7C"/>
    <w:rsid w:val="005569C6"/>
    <w:rsid w:val="00556FA7"/>
    <w:rsid w:val="005574AD"/>
    <w:rsid w:val="005574FA"/>
    <w:rsid w:val="005579F5"/>
    <w:rsid w:val="0056451B"/>
    <w:rsid w:val="00565398"/>
    <w:rsid w:val="005665B7"/>
    <w:rsid w:val="0056676E"/>
    <w:rsid w:val="00566825"/>
    <w:rsid w:val="00566C4A"/>
    <w:rsid w:val="0056718A"/>
    <w:rsid w:val="00567455"/>
    <w:rsid w:val="00570518"/>
    <w:rsid w:val="00571422"/>
    <w:rsid w:val="00572FE0"/>
    <w:rsid w:val="00580739"/>
    <w:rsid w:val="00581A68"/>
    <w:rsid w:val="005838B1"/>
    <w:rsid w:val="00587918"/>
    <w:rsid w:val="005879FB"/>
    <w:rsid w:val="00587B3C"/>
    <w:rsid w:val="00587BA9"/>
    <w:rsid w:val="005904F3"/>
    <w:rsid w:val="0059104B"/>
    <w:rsid w:val="00591118"/>
    <w:rsid w:val="00592174"/>
    <w:rsid w:val="005967E7"/>
    <w:rsid w:val="0059706B"/>
    <w:rsid w:val="0059738E"/>
    <w:rsid w:val="005A1A79"/>
    <w:rsid w:val="005A42BD"/>
    <w:rsid w:val="005A6846"/>
    <w:rsid w:val="005A791C"/>
    <w:rsid w:val="005B372B"/>
    <w:rsid w:val="005C001C"/>
    <w:rsid w:val="005C1C6F"/>
    <w:rsid w:val="005C2A6C"/>
    <w:rsid w:val="005C3D96"/>
    <w:rsid w:val="005C5730"/>
    <w:rsid w:val="005C64EC"/>
    <w:rsid w:val="005D0002"/>
    <w:rsid w:val="005D1410"/>
    <w:rsid w:val="005D196D"/>
    <w:rsid w:val="005D19D4"/>
    <w:rsid w:val="005D2650"/>
    <w:rsid w:val="005D35BB"/>
    <w:rsid w:val="005D3C7D"/>
    <w:rsid w:val="005D5AFB"/>
    <w:rsid w:val="005E09D3"/>
    <w:rsid w:val="005E0BDB"/>
    <w:rsid w:val="005E1274"/>
    <w:rsid w:val="005E13E0"/>
    <w:rsid w:val="005E187C"/>
    <w:rsid w:val="005E36A0"/>
    <w:rsid w:val="005E4CA9"/>
    <w:rsid w:val="005E4EC3"/>
    <w:rsid w:val="005E5D4A"/>
    <w:rsid w:val="005E64B5"/>
    <w:rsid w:val="005E6AB4"/>
    <w:rsid w:val="005E7457"/>
    <w:rsid w:val="005E74D7"/>
    <w:rsid w:val="005E790B"/>
    <w:rsid w:val="005E7BC3"/>
    <w:rsid w:val="005F092A"/>
    <w:rsid w:val="005F1258"/>
    <w:rsid w:val="005F3117"/>
    <w:rsid w:val="005F69DB"/>
    <w:rsid w:val="0060009B"/>
    <w:rsid w:val="0060191C"/>
    <w:rsid w:val="00603D46"/>
    <w:rsid w:val="00604D92"/>
    <w:rsid w:val="00604FC7"/>
    <w:rsid w:val="0060502A"/>
    <w:rsid w:val="006054D8"/>
    <w:rsid w:val="0060578C"/>
    <w:rsid w:val="0060599E"/>
    <w:rsid w:val="006065AB"/>
    <w:rsid w:val="00607C65"/>
    <w:rsid w:val="00610143"/>
    <w:rsid w:val="006101B1"/>
    <w:rsid w:val="00610C2F"/>
    <w:rsid w:val="006118C4"/>
    <w:rsid w:val="0061195B"/>
    <w:rsid w:val="00612526"/>
    <w:rsid w:val="00612FD7"/>
    <w:rsid w:val="00614AE8"/>
    <w:rsid w:val="0061522B"/>
    <w:rsid w:val="0061539D"/>
    <w:rsid w:val="0061583B"/>
    <w:rsid w:val="0061599D"/>
    <w:rsid w:val="00615B18"/>
    <w:rsid w:val="00620A30"/>
    <w:rsid w:val="00621703"/>
    <w:rsid w:val="00621836"/>
    <w:rsid w:val="00621F58"/>
    <w:rsid w:val="00622325"/>
    <w:rsid w:val="00622348"/>
    <w:rsid w:val="006234A8"/>
    <w:rsid w:val="00624EC4"/>
    <w:rsid w:val="00625F2E"/>
    <w:rsid w:val="00626100"/>
    <w:rsid w:val="00626476"/>
    <w:rsid w:val="00626AC6"/>
    <w:rsid w:val="00627115"/>
    <w:rsid w:val="006310D8"/>
    <w:rsid w:val="00632FFF"/>
    <w:rsid w:val="006349FA"/>
    <w:rsid w:val="00636EA6"/>
    <w:rsid w:val="00636FE5"/>
    <w:rsid w:val="00637432"/>
    <w:rsid w:val="006378A2"/>
    <w:rsid w:val="00637E6E"/>
    <w:rsid w:val="006402BD"/>
    <w:rsid w:val="006408F0"/>
    <w:rsid w:val="006410D6"/>
    <w:rsid w:val="006411A5"/>
    <w:rsid w:val="00641221"/>
    <w:rsid w:val="00642B45"/>
    <w:rsid w:val="0064371D"/>
    <w:rsid w:val="00645862"/>
    <w:rsid w:val="006458D8"/>
    <w:rsid w:val="00650C7C"/>
    <w:rsid w:val="00651416"/>
    <w:rsid w:val="0065221D"/>
    <w:rsid w:val="00652887"/>
    <w:rsid w:val="00653B88"/>
    <w:rsid w:val="00654659"/>
    <w:rsid w:val="00655087"/>
    <w:rsid w:val="00655F4C"/>
    <w:rsid w:val="00656780"/>
    <w:rsid w:val="0065777B"/>
    <w:rsid w:val="00661780"/>
    <w:rsid w:val="00663D7F"/>
    <w:rsid w:val="00663FED"/>
    <w:rsid w:val="00667F99"/>
    <w:rsid w:val="006719DE"/>
    <w:rsid w:val="00673C97"/>
    <w:rsid w:val="00674566"/>
    <w:rsid w:val="006746B1"/>
    <w:rsid w:val="006808E8"/>
    <w:rsid w:val="00682FE2"/>
    <w:rsid w:val="00684284"/>
    <w:rsid w:val="00684579"/>
    <w:rsid w:val="00686556"/>
    <w:rsid w:val="00686750"/>
    <w:rsid w:val="00686CBD"/>
    <w:rsid w:val="00686CC5"/>
    <w:rsid w:val="0068700B"/>
    <w:rsid w:val="006871F3"/>
    <w:rsid w:val="0069559D"/>
    <w:rsid w:val="00695D67"/>
    <w:rsid w:val="00696F8C"/>
    <w:rsid w:val="0069700C"/>
    <w:rsid w:val="00697037"/>
    <w:rsid w:val="00697801"/>
    <w:rsid w:val="006A074F"/>
    <w:rsid w:val="006A1A21"/>
    <w:rsid w:val="006A4B9B"/>
    <w:rsid w:val="006A54E3"/>
    <w:rsid w:val="006A55D7"/>
    <w:rsid w:val="006A7AD1"/>
    <w:rsid w:val="006A7F9B"/>
    <w:rsid w:val="006B20CA"/>
    <w:rsid w:val="006B440B"/>
    <w:rsid w:val="006B4AE5"/>
    <w:rsid w:val="006B5189"/>
    <w:rsid w:val="006C09DE"/>
    <w:rsid w:val="006C1055"/>
    <w:rsid w:val="006C3E9D"/>
    <w:rsid w:val="006C44B9"/>
    <w:rsid w:val="006C4FA4"/>
    <w:rsid w:val="006C51D6"/>
    <w:rsid w:val="006C5DB6"/>
    <w:rsid w:val="006C6552"/>
    <w:rsid w:val="006C67DC"/>
    <w:rsid w:val="006C6C0C"/>
    <w:rsid w:val="006C7D91"/>
    <w:rsid w:val="006C7FED"/>
    <w:rsid w:val="006D0C85"/>
    <w:rsid w:val="006D2ED9"/>
    <w:rsid w:val="006D4052"/>
    <w:rsid w:val="006D425B"/>
    <w:rsid w:val="006D6F56"/>
    <w:rsid w:val="006D7D80"/>
    <w:rsid w:val="006E0CB8"/>
    <w:rsid w:val="006E17AC"/>
    <w:rsid w:val="006E24C6"/>
    <w:rsid w:val="006E32F6"/>
    <w:rsid w:val="006E60D8"/>
    <w:rsid w:val="006E60E5"/>
    <w:rsid w:val="006F003F"/>
    <w:rsid w:val="006F0B83"/>
    <w:rsid w:val="00701836"/>
    <w:rsid w:val="00701F70"/>
    <w:rsid w:val="00702650"/>
    <w:rsid w:val="00704496"/>
    <w:rsid w:val="00704CCE"/>
    <w:rsid w:val="007062E3"/>
    <w:rsid w:val="00706557"/>
    <w:rsid w:val="00706936"/>
    <w:rsid w:val="0070769C"/>
    <w:rsid w:val="007100DE"/>
    <w:rsid w:val="0071260A"/>
    <w:rsid w:val="00712AF2"/>
    <w:rsid w:val="00713287"/>
    <w:rsid w:val="00713FE1"/>
    <w:rsid w:val="007148B1"/>
    <w:rsid w:val="00715914"/>
    <w:rsid w:val="00716CC2"/>
    <w:rsid w:val="0071759D"/>
    <w:rsid w:val="0072079B"/>
    <w:rsid w:val="00722184"/>
    <w:rsid w:val="007229D7"/>
    <w:rsid w:val="0072401B"/>
    <w:rsid w:val="00724474"/>
    <w:rsid w:val="007269A0"/>
    <w:rsid w:val="007272FE"/>
    <w:rsid w:val="007301DE"/>
    <w:rsid w:val="00730EDD"/>
    <w:rsid w:val="00734103"/>
    <w:rsid w:val="00734C7C"/>
    <w:rsid w:val="0073535F"/>
    <w:rsid w:val="00736FD6"/>
    <w:rsid w:val="0073714D"/>
    <w:rsid w:val="00737F17"/>
    <w:rsid w:val="0074264B"/>
    <w:rsid w:val="0074415C"/>
    <w:rsid w:val="00746790"/>
    <w:rsid w:val="0074696F"/>
    <w:rsid w:val="00746DFC"/>
    <w:rsid w:val="00747BD5"/>
    <w:rsid w:val="007512D0"/>
    <w:rsid w:val="0075223F"/>
    <w:rsid w:val="00752DCE"/>
    <w:rsid w:val="00753727"/>
    <w:rsid w:val="00755404"/>
    <w:rsid w:val="00755676"/>
    <w:rsid w:val="00760E65"/>
    <w:rsid w:val="00763B07"/>
    <w:rsid w:val="00763D41"/>
    <w:rsid w:val="00764981"/>
    <w:rsid w:val="00764FFB"/>
    <w:rsid w:val="00766CD4"/>
    <w:rsid w:val="0077147D"/>
    <w:rsid w:val="007814A1"/>
    <w:rsid w:val="00786C6C"/>
    <w:rsid w:val="00790072"/>
    <w:rsid w:val="00790444"/>
    <w:rsid w:val="00791FB2"/>
    <w:rsid w:val="00792569"/>
    <w:rsid w:val="007936E5"/>
    <w:rsid w:val="00793A96"/>
    <w:rsid w:val="007A29C5"/>
    <w:rsid w:val="007A4528"/>
    <w:rsid w:val="007B0185"/>
    <w:rsid w:val="007B0A56"/>
    <w:rsid w:val="007B4B9B"/>
    <w:rsid w:val="007B7493"/>
    <w:rsid w:val="007C116F"/>
    <w:rsid w:val="007C3D13"/>
    <w:rsid w:val="007C425D"/>
    <w:rsid w:val="007C431E"/>
    <w:rsid w:val="007C6659"/>
    <w:rsid w:val="007C7E77"/>
    <w:rsid w:val="007D37A6"/>
    <w:rsid w:val="007D3CF3"/>
    <w:rsid w:val="007D40E6"/>
    <w:rsid w:val="007D4B19"/>
    <w:rsid w:val="007D56CC"/>
    <w:rsid w:val="007D6401"/>
    <w:rsid w:val="007D64F4"/>
    <w:rsid w:val="007D76D3"/>
    <w:rsid w:val="007D7CB6"/>
    <w:rsid w:val="007D7ECD"/>
    <w:rsid w:val="007E193D"/>
    <w:rsid w:val="007E1C66"/>
    <w:rsid w:val="007E250D"/>
    <w:rsid w:val="007E25C6"/>
    <w:rsid w:val="007E3C59"/>
    <w:rsid w:val="007E3F1E"/>
    <w:rsid w:val="007E4B06"/>
    <w:rsid w:val="007E52C3"/>
    <w:rsid w:val="007E596F"/>
    <w:rsid w:val="007E70AC"/>
    <w:rsid w:val="007E735C"/>
    <w:rsid w:val="007E7A85"/>
    <w:rsid w:val="007E7F4D"/>
    <w:rsid w:val="007F0197"/>
    <w:rsid w:val="007F0281"/>
    <w:rsid w:val="007F1923"/>
    <w:rsid w:val="007F1FB0"/>
    <w:rsid w:val="007F263B"/>
    <w:rsid w:val="007F2DC8"/>
    <w:rsid w:val="007F324B"/>
    <w:rsid w:val="007F5437"/>
    <w:rsid w:val="007F5805"/>
    <w:rsid w:val="007F5BE2"/>
    <w:rsid w:val="007F7723"/>
    <w:rsid w:val="0080057F"/>
    <w:rsid w:val="008005B3"/>
    <w:rsid w:val="0080262B"/>
    <w:rsid w:val="0080381D"/>
    <w:rsid w:val="00803BBF"/>
    <w:rsid w:val="008045A7"/>
    <w:rsid w:val="00804F2A"/>
    <w:rsid w:val="00806F80"/>
    <w:rsid w:val="00807510"/>
    <w:rsid w:val="0080790B"/>
    <w:rsid w:val="0081080B"/>
    <w:rsid w:val="008111C0"/>
    <w:rsid w:val="00811217"/>
    <w:rsid w:val="008114F1"/>
    <w:rsid w:val="0081406D"/>
    <w:rsid w:val="00814E34"/>
    <w:rsid w:val="008156EB"/>
    <w:rsid w:val="008158EE"/>
    <w:rsid w:val="0081603E"/>
    <w:rsid w:val="00816EB3"/>
    <w:rsid w:val="008252B3"/>
    <w:rsid w:val="0082532D"/>
    <w:rsid w:val="00825ADE"/>
    <w:rsid w:val="00826339"/>
    <w:rsid w:val="00826661"/>
    <w:rsid w:val="008277BB"/>
    <w:rsid w:val="00827C40"/>
    <w:rsid w:val="00831D40"/>
    <w:rsid w:val="00832530"/>
    <w:rsid w:val="0083491C"/>
    <w:rsid w:val="00834DFD"/>
    <w:rsid w:val="00835809"/>
    <w:rsid w:val="00837B94"/>
    <w:rsid w:val="00837BC3"/>
    <w:rsid w:val="00840C66"/>
    <w:rsid w:val="008417F4"/>
    <w:rsid w:val="008418F1"/>
    <w:rsid w:val="008434A1"/>
    <w:rsid w:val="00843C65"/>
    <w:rsid w:val="00844A58"/>
    <w:rsid w:val="008471DD"/>
    <w:rsid w:val="0084766E"/>
    <w:rsid w:val="00851EA5"/>
    <w:rsid w:val="00852591"/>
    <w:rsid w:val="00853AB5"/>
    <w:rsid w:val="00856761"/>
    <w:rsid w:val="00857347"/>
    <w:rsid w:val="008573D5"/>
    <w:rsid w:val="008625BD"/>
    <w:rsid w:val="008640E5"/>
    <w:rsid w:val="00865499"/>
    <w:rsid w:val="008670AA"/>
    <w:rsid w:val="008671D5"/>
    <w:rsid w:val="0086721C"/>
    <w:rsid w:val="00870E00"/>
    <w:rsid w:val="00871C11"/>
    <w:rsid w:val="008727FB"/>
    <w:rsid w:val="00874432"/>
    <w:rsid w:val="00874986"/>
    <w:rsid w:val="008777D3"/>
    <w:rsid w:val="008810B3"/>
    <w:rsid w:val="00883B03"/>
    <w:rsid w:val="0088505F"/>
    <w:rsid w:val="0088519A"/>
    <w:rsid w:val="00890C8F"/>
    <w:rsid w:val="00891F22"/>
    <w:rsid w:val="00892F0F"/>
    <w:rsid w:val="00894D12"/>
    <w:rsid w:val="00894E26"/>
    <w:rsid w:val="00895D2A"/>
    <w:rsid w:val="00896C4C"/>
    <w:rsid w:val="008A001C"/>
    <w:rsid w:val="008A1923"/>
    <w:rsid w:val="008A20CD"/>
    <w:rsid w:val="008A24C3"/>
    <w:rsid w:val="008A26D8"/>
    <w:rsid w:val="008A37CD"/>
    <w:rsid w:val="008A5ABE"/>
    <w:rsid w:val="008A5B8F"/>
    <w:rsid w:val="008A5EC4"/>
    <w:rsid w:val="008A603A"/>
    <w:rsid w:val="008A6BDF"/>
    <w:rsid w:val="008A716B"/>
    <w:rsid w:val="008B23EF"/>
    <w:rsid w:val="008B5B4F"/>
    <w:rsid w:val="008B7538"/>
    <w:rsid w:val="008C0E13"/>
    <w:rsid w:val="008C2583"/>
    <w:rsid w:val="008C2CAB"/>
    <w:rsid w:val="008C3CC7"/>
    <w:rsid w:val="008C5A60"/>
    <w:rsid w:val="008C7088"/>
    <w:rsid w:val="008C78F8"/>
    <w:rsid w:val="008D00DA"/>
    <w:rsid w:val="008D045C"/>
    <w:rsid w:val="008D2721"/>
    <w:rsid w:val="008D4222"/>
    <w:rsid w:val="008D448D"/>
    <w:rsid w:val="008D48DD"/>
    <w:rsid w:val="008D5B12"/>
    <w:rsid w:val="008D5E3B"/>
    <w:rsid w:val="008E114F"/>
    <w:rsid w:val="008E7A56"/>
    <w:rsid w:val="008E7C63"/>
    <w:rsid w:val="008F1A68"/>
    <w:rsid w:val="008F2DEE"/>
    <w:rsid w:val="008F33FE"/>
    <w:rsid w:val="008F3A92"/>
    <w:rsid w:val="008F71EA"/>
    <w:rsid w:val="00900F5C"/>
    <w:rsid w:val="0090278A"/>
    <w:rsid w:val="009029A5"/>
    <w:rsid w:val="00907D47"/>
    <w:rsid w:val="00910A12"/>
    <w:rsid w:val="009136F9"/>
    <w:rsid w:val="00916274"/>
    <w:rsid w:val="00917AB1"/>
    <w:rsid w:val="0092016B"/>
    <w:rsid w:val="0092078E"/>
    <w:rsid w:val="00921161"/>
    <w:rsid w:val="00921F25"/>
    <w:rsid w:val="00922F79"/>
    <w:rsid w:val="00923D04"/>
    <w:rsid w:val="00924154"/>
    <w:rsid w:val="00924749"/>
    <w:rsid w:val="0092599A"/>
    <w:rsid w:val="00926435"/>
    <w:rsid w:val="00930D40"/>
    <w:rsid w:val="009320BE"/>
    <w:rsid w:val="0093245D"/>
    <w:rsid w:val="00932DF7"/>
    <w:rsid w:val="0093438B"/>
    <w:rsid w:val="00934A1D"/>
    <w:rsid w:val="009353D6"/>
    <w:rsid w:val="00935FFF"/>
    <w:rsid w:val="00936873"/>
    <w:rsid w:val="00937630"/>
    <w:rsid w:val="00941A38"/>
    <w:rsid w:val="00942256"/>
    <w:rsid w:val="00943DB0"/>
    <w:rsid w:val="009445C2"/>
    <w:rsid w:val="00944873"/>
    <w:rsid w:val="00945ABF"/>
    <w:rsid w:val="00947552"/>
    <w:rsid w:val="009479BC"/>
    <w:rsid w:val="009502B2"/>
    <w:rsid w:val="00953BF5"/>
    <w:rsid w:val="0095432D"/>
    <w:rsid w:val="0095462C"/>
    <w:rsid w:val="00954F6E"/>
    <w:rsid w:val="009564D7"/>
    <w:rsid w:val="0095730D"/>
    <w:rsid w:val="009573AE"/>
    <w:rsid w:val="00957A7B"/>
    <w:rsid w:val="00957C7E"/>
    <w:rsid w:val="009636E0"/>
    <w:rsid w:val="00965248"/>
    <w:rsid w:val="00965D9A"/>
    <w:rsid w:val="00967209"/>
    <w:rsid w:val="009713C4"/>
    <w:rsid w:val="00971857"/>
    <w:rsid w:val="009764B1"/>
    <w:rsid w:val="009770DD"/>
    <w:rsid w:val="0097717F"/>
    <w:rsid w:val="009801B6"/>
    <w:rsid w:val="00980E7E"/>
    <w:rsid w:val="0098119E"/>
    <w:rsid w:val="009814AA"/>
    <w:rsid w:val="009836DF"/>
    <w:rsid w:val="00986BB9"/>
    <w:rsid w:val="0098796E"/>
    <w:rsid w:val="0099115A"/>
    <w:rsid w:val="00992FA0"/>
    <w:rsid w:val="0099449B"/>
    <w:rsid w:val="009947DB"/>
    <w:rsid w:val="00994E48"/>
    <w:rsid w:val="0099601C"/>
    <w:rsid w:val="0099694A"/>
    <w:rsid w:val="00996B02"/>
    <w:rsid w:val="00997702"/>
    <w:rsid w:val="00997C2C"/>
    <w:rsid w:val="009A0105"/>
    <w:rsid w:val="009A21C5"/>
    <w:rsid w:val="009A2D1C"/>
    <w:rsid w:val="009A428D"/>
    <w:rsid w:val="009A453D"/>
    <w:rsid w:val="009A656B"/>
    <w:rsid w:val="009A6AA3"/>
    <w:rsid w:val="009A73A9"/>
    <w:rsid w:val="009A7A6D"/>
    <w:rsid w:val="009A7DE1"/>
    <w:rsid w:val="009B1383"/>
    <w:rsid w:val="009B5391"/>
    <w:rsid w:val="009B75D1"/>
    <w:rsid w:val="009C1EA0"/>
    <w:rsid w:val="009C3A17"/>
    <w:rsid w:val="009C47DE"/>
    <w:rsid w:val="009C4D38"/>
    <w:rsid w:val="009C501E"/>
    <w:rsid w:val="009C50FC"/>
    <w:rsid w:val="009D0479"/>
    <w:rsid w:val="009D0924"/>
    <w:rsid w:val="009D34D2"/>
    <w:rsid w:val="009D55DE"/>
    <w:rsid w:val="009D56B4"/>
    <w:rsid w:val="009E1372"/>
    <w:rsid w:val="009E2755"/>
    <w:rsid w:val="009E43C3"/>
    <w:rsid w:val="009E50FD"/>
    <w:rsid w:val="009E5D13"/>
    <w:rsid w:val="009E5FB2"/>
    <w:rsid w:val="009E61C0"/>
    <w:rsid w:val="009E741C"/>
    <w:rsid w:val="009E7648"/>
    <w:rsid w:val="009E7EF7"/>
    <w:rsid w:val="009F017C"/>
    <w:rsid w:val="009F1081"/>
    <w:rsid w:val="009F245B"/>
    <w:rsid w:val="009F25B1"/>
    <w:rsid w:val="009F3C30"/>
    <w:rsid w:val="009F6F14"/>
    <w:rsid w:val="009F70DB"/>
    <w:rsid w:val="00A00529"/>
    <w:rsid w:val="00A01504"/>
    <w:rsid w:val="00A01773"/>
    <w:rsid w:val="00A06558"/>
    <w:rsid w:val="00A06614"/>
    <w:rsid w:val="00A0689F"/>
    <w:rsid w:val="00A077D6"/>
    <w:rsid w:val="00A107AE"/>
    <w:rsid w:val="00A10B4B"/>
    <w:rsid w:val="00A12039"/>
    <w:rsid w:val="00A14569"/>
    <w:rsid w:val="00A14C60"/>
    <w:rsid w:val="00A15B50"/>
    <w:rsid w:val="00A16B99"/>
    <w:rsid w:val="00A202CE"/>
    <w:rsid w:val="00A2661C"/>
    <w:rsid w:val="00A30E40"/>
    <w:rsid w:val="00A31AFC"/>
    <w:rsid w:val="00A32E38"/>
    <w:rsid w:val="00A34A3A"/>
    <w:rsid w:val="00A34AC3"/>
    <w:rsid w:val="00A37898"/>
    <w:rsid w:val="00A37CE5"/>
    <w:rsid w:val="00A404B1"/>
    <w:rsid w:val="00A40F97"/>
    <w:rsid w:val="00A420F8"/>
    <w:rsid w:val="00A434D9"/>
    <w:rsid w:val="00A44129"/>
    <w:rsid w:val="00A44FB7"/>
    <w:rsid w:val="00A46EC6"/>
    <w:rsid w:val="00A46FB9"/>
    <w:rsid w:val="00A47071"/>
    <w:rsid w:val="00A50CAE"/>
    <w:rsid w:val="00A51E43"/>
    <w:rsid w:val="00A54198"/>
    <w:rsid w:val="00A559BF"/>
    <w:rsid w:val="00A55A64"/>
    <w:rsid w:val="00A61DE2"/>
    <w:rsid w:val="00A654AB"/>
    <w:rsid w:val="00A67762"/>
    <w:rsid w:val="00A7295D"/>
    <w:rsid w:val="00A753C9"/>
    <w:rsid w:val="00A75B77"/>
    <w:rsid w:val="00A75FF2"/>
    <w:rsid w:val="00A808AC"/>
    <w:rsid w:val="00A82ADF"/>
    <w:rsid w:val="00A84F67"/>
    <w:rsid w:val="00A8598D"/>
    <w:rsid w:val="00A861F6"/>
    <w:rsid w:val="00A902DE"/>
    <w:rsid w:val="00A9156B"/>
    <w:rsid w:val="00A91FB2"/>
    <w:rsid w:val="00A92EE5"/>
    <w:rsid w:val="00A95E52"/>
    <w:rsid w:val="00A96386"/>
    <w:rsid w:val="00A96AAA"/>
    <w:rsid w:val="00A96DC0"/>
    <w:rsid w:val="00A97D00"/>
    <w:rsid w:val="00AA2CBC"/>
    <w:rsid w:val="00AA4CDC"/>
    <w:rsid w:val="00AA534C"/>
    <w:rsid w:val="00AA6D33"/>
    <w:rsid w:val="00AA6D42"/>
    <w:rsid w:val="00AA7D47"/>
    <w:rsid w:val="00AB118B"/>
    <w:rsid w:val="00AB3753"/>
    <w:rsid w:val="00AB3B2F"/>
    <w:rsid w:val="00AB4374"/>
    <w:rsid w:val="00AB7823"/>
    <w:rsid w:val="00AB7D2B"/>
    <w:rsid w:val="00AC0F37"/>
    <w:rsid w:val="00AC1CB6"/>
    <w:rsid w:val="00AC2E74"/>
    <w:rsid w:val="00AC37B2"/>
    <w:rsid w:val="00AC46BC"/>
    <w:rsid w:val="00AD04FF"/>
    <w:rsid w:val="00AD1980"/>
    <w:rsid w:val="00AD30CE"/>
    <w:rsid w:val="00AD323F"/>
    <w:rsid w:val="00AD414A"/>
    <w:rsid w:val="00AD419B"/>
    <w:rsid w:val="00AD452E"/>
    <w:rsid w:val="00AD595E"/>
    <w:rsid w:val="00AD5DDA"/>
    <w:rsid w:val="00AD7080"/>
    <w:rsid w:val="00AE0A3C"/>
    <w:rsid w:val="00AE1FC9"/>
    <w:rsid w:val="00AE26B0"/>
    <w:rsid w:val="00AE481D"/>
    <w:rsid w:val="00AE737B"/>
    <w:rsid w:val="00AF319E"/>
    <w:rsid w:val="00AF35CA"/>
    <w:rsid w:val="00AF3647"/>
    <w:rsid w:val="00AF5ACD"/>
    <w:rsid w:val="00AF69A6"/>
    <w:rsid w:val="00AF6B00"/>
    <w:rsid w:val="00AF6F96"/>
    <w:rsid w:val="00AF75FB"/>
    <w:rsid w:val="00AF7D31"/>
    <w:rsid w:val="00B00435"/>
    <w:rsid w:val="00B00829"/>
    <w:rsid w:val="00B0158D"/>
    <w:rsid w:val="00B019EB"/>
    <w:rsid w:val="00B02D62"/>
    <w:rsid w:val="00B04A30"/>
    <w:rsid w:val="00B04A63"/>
    <w:rsid w:val="00B062AD"/>
    <w:rsid w:val="00B06C8B"/>
    <w:rsid w:val="00B075B0"/>
    <w:rsid w:val="00B110B4"/>
    <w:rsid w:val="00B2055D"/>
    <w:rsid w:val="00B21A85"/>
    <w:rsid w:val="00B21C2D"/>
    <w:rsid w:val="00B225D6"/>
    <w:rsid w:val="00B23B78"/>
    <w:rsid w:val="00B23DA4"/>
    <w:rsid w:val="00B243FE"/>
    <w:rsid w:val="00B24904"/>
    <w:rsid w:val="00B24CBA"/>
    <w:rsid w:val="00B2666F"/>
    <w:rsid w:val="00B26F93"/>
    <w:rsid w:val="00B27BFC"/>
    <w:rsid w:val="00B306A5"/>
    <w:rsid w:val="00B3096E"/>
    <w:rsid w:val="00B3205D"/>
    <w:rsid w:val="00B32A73"/>
    <w:rsid w:val="00B32E2C"/>
    <w:rsid w:val="00B339E1"/>
    <w:rsid w:val="00B358C8"/>
    <w:rsid w:val="00B36FA1"/>
    <w:rsid w:val="00B37511"/>
    <w:rsid w:val="00B37A33"/>
    <w:rsid w:val="00B4011C"/>
    <w:rsid w:val="00B41CB4"/>
    <w:rsid w:val="00B4252D"/>
    <w:rsid w:val="00B451AE"/>
    <w:rsid w:val="00B52973"/>
    <w:rsid w:val="00B52EB1"/>
    <w:rsid w:val="00B5455D"/>
    <w:rsid w:val="00B5656E"/>
    <w:rsid w:val="00B56B51"/>
    <w:rsid w:val="00B6121E"/>
    <w:rsid w:val="00B61A5C"/>
    <w:rsid w:val="00B62B2E"/>
    <w:rsid w:val="00B637D3"/>
    <w:rsid w:val="00B65A10"/>
    <w:rsid w:val="00B66F4D"/>
    <w:rsid w:val="00B7045B"/>
    <w:rsid w:val="00B72764"/>
    <w:rsid w:val="00B74786"/>
    <w:rsid w:val="00B74D78"/>
    <w:rsid w:val="00B757FD"/>
    <w:rsid w:val="00B75E2B"/>
    <w:rsid w:val="00B770CF"/>
    <w:rsid w:val="00B80F65"/>
    <w:rsid w:val="00B81524"/>
    <w:rsid w:val="00B81556"/>
    <w:rsid w:val="00B825E7"/>
    <w:rsid w:val="00B82630"/>
    <w:rsid w:val="00B82878"/>
    <w:rsid w:val="00B832AE"/>
    <w:rsid w:val="00B83B50"/>
    <w:rsid w:val="00B83F25"/>
    <w:rsid w:val="00B85C83"/>
    <w:rsid w:val="00B8797E"/>
    <w:rsid w:val="00B90965"/>
    <w:rsid w:val="00B90AC9"/>
    <w:rsid w:val="00B92E82"/>
    <w:rsid w:val="00B93F30"/>
    <w:rsid w:val="00B94B25"/>
    <w:rsid w:val="00B94CD5"/>
    <w:rsid w:val="00B958A6"/>
    <w:rsid w:val="00B96183"/>
    <w:rsid w:val="00B96FBF"/>
    <w:rsid w:val="00BA02C4"/>
    <w:rsid w:val="00BA1537"/>
    <w:rsid w:val="00BA2636"/>
    <w:rsid w:val="00BA601C"/>
    <w:rsid w:val="00BA63F0"/>
    <w:rsid w:val="00BA6755"/>
    <w:rsid w:val="00BA7717"/>
    <w:rsid w:val="00BA7AA4"/>
    <w:rsid w:val="00BB349D"/>
    <w:rsid w:val="00BB5110"/>
    <w:rsid w:val="00BB514E"/>
    <w:rsid w:val="00BC0793"/>
    <w:rsid w:val="00BC092A"/>
    <w:rsid w:val="00BC2238"/>
    <w:rsid w:val="00BC2E11"/>
    <w:rsid w:val="00BC33F8"/>
    <w:rsid w:val="00BC34EA"/>
    <w:rsid w:val="00BC61FC"/>
    <w:rsid w:val="00BC6712"/>
    <w:rsid w:val="00BC77ED"/>
    <w:rsid w:val="00BD30B2"/>
    <w:rsid w:val="00BD3F58"/>
    <w:rsid w:val="00BD49E5"/>
    <w:rsid w:val="00BD583E"/>
    <w:rsid w:val="00BE0ADB"/>
    <w:rsid w:val="00BE0EB9"/>
    <w:rsid w:val="00BE10C7"/>
    <w:rsid w:val="00BE499A"/>
    <w:rsid w:val="00BE6469"/>
    <w:rsid w:val="00BE7A85"/>
    <w:rsid w:val="00BE7D4C"/>
    <w:rsid w:val="00BF1568"/>
    <w:rsid w:val="00BF321E"/>
    <w:rsid w:val="00BF4E44"/>
    <w:rsid w:val="00BF602D"/>
    <w:rsid w:val="00BF7B4F"/>
    <w:rsid w:val="00C00218"/>
    <w:rsid w:val="00C01305"/>
    <w:rsid w:val="00C01849"/>
    <w:rsid w:val="00C0532A"/>
    <w:rsid w:val="00C05F9F"/>
    <w:rsid w:val="00C06CF0"/>
    <w:rsid w:val="00C07AB8"/>
    <w:rsid w:val="00C07D01"/>
    <w:rsid w:val="00C11271"/>
    <w:rsid w:val="00C1149E"/>
    <w:rsid w:val="00C11FEA"/>
    <w:rsid w:val="00C124C6"/>
    <w:rsid w:val="00C1340D"/>
    <w:rsid w:val="00C14AF9"/>
    <w:rsid w:val="00C152AD"/>
    <w:rsid w:val="00C221B1"/>
    <w:rsid w:val="00C232C0"/>
    <w:rsid w:val="00C236E0"/>
    <w:rsid w:val="00C23B62"/>
    <w:rsid w:val="00C23CA1"/>
    <w:rsid w:val="00C23F3D"/>
    <w:rsid w:val="00C258E4"/>
    <w:rsid w:val="00C25FEE"/>
    <w:rsid w:val="00C31793"/>
    <w:rsid w:val="00C32AC9"/>
    <w:rsid w:val="00C373FE"/>
    <w:rsid w:val="00C4329A"/>
    <w:rsid w:val="00C445B1"/>
    <w:rsid w:val="00C45687"/>
    <w:rsid w:val="00C45730"/>
    <w:rsid w:val="00C45A45"/>
    <w:rsid w:val="00C47CCD"/>
    <w:rsid w:val="00C50174"/>
    <w:rsid w:val="00C504B1"/>
    <w:rsid w:val="00C51218"/>
    <w:rsid w:val="00C5213B"/>
    <w:rsid w:val="00C52AF1"/>
    <w:rsid w:val="00C53534"/>
    <w:rsid w:val="00C53638"/>
    <w:rsid w:val="00C541C4"/>
    <w:rsid w:val="00C54255"/>
    <w:rsid w:val="00C55BA4"/>
    <w:rsid w:val="00C57E9A"/>
    <w:rsid w:val="00C62E0E"/>
    <w:rsid w:val="00C64ACC"/>
    <w:rsid w:val="00C6573A"/>
    <w:rsid w:val="00C65DEC"/>
    <w:rsid w:val="00C66CC4"/>
    <w:rsid w:val="00C66D96"/>
    <w:rsid w:val="00C70D7F"/>
    <w:rsid w:val="00C715CB"/>
    <w:rsid w:val="00C7209A"/>
    <w:rsid w:val="00C721BC"/>
    <w:rsid w:val="00C738C9"/>
    <w:rsid w:val="00C73D7C"/>
    <w:rsid w:val="00C74A67"/>
    <w:rsid w:val="00C77BDE"/>
    <w:rsid w:val="00C77C78"/>
    <w:rsid w:val="00C80150"/>
    <w:rsid w:val="00C804DA"/>
    <w:rsid w:val="00C80FCB"/>
    <w:rsid w:val="00C814C8"/>
    <w:rsid w:val="00C819D0"/>
    <w:rsid w:val="00C81B6C"/>
    <w:rsid w:val="00C8206B"/>
    <w:rsid w:val="00C86511"/>
    <w:rsid w:val="00C865C8"/>
    <w:rsid w:val="00C874D2"/>
    <w:rsid w:val="00C9168E"/>
    <w:rsid w:val="00C91AB2"/>
    <w:rsid w:val="00C930E0"/>
    <w:rsid w:val="00C937F4"/>
    <w:rsid w:val="00C93855"/>
    <w:rsid w:val="00C94ADE"/>
    <w:rsid w:val="00C95244"/>
    <w:rsid w:val="00C96464"/>
    <w:rsid w:val="00C97799"/>
    <w:rsid w:val="00CA39CF"/>
    <w:rsid w:val="00CA464D"/>
    <w:rsid w:val="00CA538C"/>
    <w:rsid w:val="00CA54B4"/>
    <w:rsid w:val="00CA69A9"/>
    <w:rsid w:val="00CA6AD7"/>
    <w:rsid w:val="00CA70EC"/>
    <w:rsid w:val="00CB0974"/>
    <w:rsid w:val="00CB21D4"/>
    <w:rsid w:val="00CB275A"/>
    <w:rsid w:val="00CB2FA0"/>
    <w:rsid w:val="00CB5825"/>
    <w:rsid w:val="00CB5C91"/>
    <w:rsid w:val="00CB6330"/>
    <w:rsid w:val="00CB6900"/>
    <w:rsid w:val="00CC0829"/>
    <w:rsid w:val="00CC1B4D"/>
    <w:rsid w:val="00CC2405"/>
    <w:rsid w:val="00CC28F1"/>
    <w:rsid w:val="00CC2C1C"/>
    <w:rsid w:val="00CC7174"/>
    <w:rsid w:val="00CC7B2B"/>
    <w:rsid w:val="00CD024A"/>
    <w:rsid w:val="00CD0F34"/>
    <w:rsid w:val="00CD145E"/>
    <w:rsid w:val="00CD2D10"/>
    <w:rsid w:val="00CD43A6"/>
    <w:rsid w:val="00CD4785"/>
    <w:rsid w:val="00CD7BE3"/>
    <w:rsid w:val="00CE091A"/>
    <w:rsid w:val="00CE0E7A"/>
    <w:rsid w:val="00CE10A1"/>
    <w:rsid w:val="00CE19F7"/>
    <w:rsid w:val="00CE1AE4"/>
    <w:rsid w:val="00CE2A1C"/>
    <w:rsid w:val="00CE3A94"/>
    <w:rsid w:val="00CE4940"/>
    <w:rsid w:val="00CE6B05"/>
    <w:rsid w:val="00CF01EB"/>
    <w:rsid w:val="00CF0DE0"/>
    <w:rsid w:val="00CF1A7E"/>
    <w:rsid w:val="00CF1BC0"/>
    <w:rsid w:val="00CF1F85"/>
    <w:rsid w:val="00CF28B7"/>
    <w:rsid w:val="00CF39CC"/>
    <w:rsid w:val="00CF3B0F"/>
    <w:rsid w:val="00CF422F"/>
    <w:rsid w:val="00CF5340"/>
    <w:rsid w:val="00CF64E5"/>
    <w:rsid w:val="00CF7633"/>
    <w:rsid w:val="00CF7FB7"/>
    <w:rsid w:val="00D02E83"/>
    <w:rsid w:val="00D03D07"/>
    <w:rsid w:val="00D055F1"/>
    <w:rsid w:val="00D05F55"/>
    <w:rsid w:val="00D062B4"/>
    <w:rsid w:val="00D127E6"/>
    <w:rsid w:val="00D1289B"/>
    <w:rsid w:val="00D12CA8"/>
    <w:rsid w:val="00D134F6"/>
    <w:rsid w:val="00D13D95"/>
    <w:rsid w:val="00D1485B"/>
    <w:rsid w:val="00D14D46"/>
    <w:rsid w:val="00D1653A"/>
    <w:rsid w:val="00D17D80"/>
    <w:rsid w:val="00D17DF2"/>
    <w:rsid w:val="00D21550"/>
    <w:rsid w:val="00D222AD"/>
    <w:rsid w:val="00D22B5B"/>
    <w:rsid w:val="00D22C3A"/>
    <w:rsid w:val="00D22E1E"/>
    <w:rsid w:val="00D24178"/>
    <w:rsid w:val="00D24A1C"/>
    <w:rsid w:val="00D2504A"/>
    <w:rsid w:val="00D250E6"/>
    <w:rsid w:val="00D31166"/>
    <w:rsid w:val="00D316A4"/>
    <w:rsid w:val="00D32ECC"/>
    <w:rsid w:val="00D4012B"/>
    <w:rsid w:val="00D4065E"/>
    <w:rsid w:val="00D427F0"/>
    <w:rsid w:val="00D43581"/>
    <w:rsid w:val="00D43C23"/>
    <w:rsid w:val="00D4756A"/>
    <w:rsid w:val="00D47EFF"/>
    <w:rsid w:val="00D525A8"/>
    <w:rsid w:val="00D52ACF"/>
    <w:rsid w:val="00D53787"/>
    <w:rsid w:val="00D539AF"/>
    <w:rsid w:val="00D5468C"/>
    <w:rsid w:val="00D558C8"/>
    <w:rsid w:val="00D56DA9"/>
    <w:rsid w:val="00D604B2"/>
    <w:rsid w:val="00D60E38"/>
    <w:rsid w:val="00D624EC"/>
    <w:rsid w:val="00D625D4"/>
    <w:rsid w:val="00D64261"/>
    <w:rsid w:val="00D6520A"/>
    <w:rsid w:val="00D66692"/>
    <w:rsid w:val="00D70AE3"/>
    <w:rsid w:val="00D713E4"/>
    <w:rsid w:val="00D73B65"/>
    <w:rsid w:val="00D73B8E"/>
    <w:rsid w:val="00D73D41"/>
    <w:rsid w:val="00D751EB"/>
    <w:rsid w:val="00D75A89"/>
    <w:rsid w:val="00D77608"/>
    <w:rsid w:val="00D807CB"/>
    <w:rsid w:val="00D82A79"/>
    <w:rsid w:val="00D84033"/>
    <w:rsid w:val="00D8426C"/>
    <w:rsid w:val="00D90392"/>
    <w:rsid w:val="00D914A3"/>
    <w:rsid w:val="00D92A92"/>
    <w:rsid w:val="00D941CD"/>
    <w:rsid w:val="00D946C1"/>
    <w:rsid w:val="00D9548A"/>
    <w:rsid w:val="00DA16B2"/>
    <w:rsid w:val="00DA179D"/>
    <w:rsid w:val="00DA1E4B"/>
    <w:rsid w:val="00DA2506"/>
    <w:rsid w:val="00DA2D13"/>
    <w:rsid w:val="00DA4158"/>
    <w:rsid w:val="00DA4517"/>
    <w:rsid w:val="00DA514C"/>
    <w:rsid w:val="00DA52A7"/>
    <w:rsid w:val="00DA6CE0"/>
    <w:rsid w:val="00DA6E1F"/>
    <w:rsid w:val="00DA6E5B"/>
    <w:rsid w:val="00DA75C9"/>
    <w:rsid w:val="00DA7759"/>
    <w:rsid w:val="00DA7BAE"/>
    <w:rsid w:val="00DA7F13"/>
    <w:rsid w:val="00DB0ED0"/>
    <w:rsid w:val="00DB10C9"/>
    <w:rsid w:val="00DB1636"/>
    <w:rsid w:val="00DB21ED"/>
    <w:rsid w:val="00DB4349"/>
    <w:rsid w:val="00DB6C33"/>
    <w:rsid w:val="00DB75FF"/>
    <w:rsid w:val="00DB7DE9"/>
    <w:rsid w:val="00DC034A"/>
    <w:rsid w:val="00DC1886"/>
    <w:rsid w:val="00DC2AAE"/>
    <w:rsid w:val="00DC2CB7"/>
    <w:rsid w:val="00DC3888"/>
    <w:rsid w:val="00DC440B"/>
    <w:rsid w:val="00DC4A24"/>
    <w:rsid w:val="00DC62C3"/>
    <w:rsid w:val="00DC6769"/>
    <w:rsid w:val="00DC7F92"/>
    <w:rsid w:val="00DD10A4"/>
    <w:rsid w:val="00DD268D"/>
    <w:rsid w:val="00DD33B8"/>
    <w:rsid w:val="00DD3E4C"/>
    <w:rsid w:val="00DD4440"/>
    <w:rsid w:val="00DD502C"/>
    <w:rsid w:val="00DD51F3"/>
    <w:rsid w:val="00DD5FC4"/>
    <w:rsid w:val="00DD7120"/>
    <w:rsid w:val="00DD7C63"/>
    <w:rsid w:val="00DE0C52"/>
    <w:rsid w:val="00DE5A20"/>
    <w:rsid w:val="00DE691C"/>
    <w:rsid w:val="00DF0811"/>
    <w:rsid w:val="00DF0FE2"/>
    <w:rsid w:val="00DF51EC"/>
    <w:rsid w:val="00DF6E6A"/>
    <w:rsid w:val="00DF7BE7"/>
    <w:rsid w:val="00E00EE7"/>
    <w:rsid w:val="00E01097"/>
    <w:rsid w:val="00E014CB"/>
    <w:rsid w:val="00E1004D"/>
    <w:rsid w:val="00E104D3"/>
    <w:rsid w:val="00E11B0B"/>
    <w:rsid w:val="00E125E4"/>
    <w:rsid w:val="00E12963"/>
    <w:rsid w:val="00E12CC7"/>
    <w:rsid w:val="00E13FF8"/>
    <w:rsid w:val="00E1428A"/>
    <w:rsid w:val="00E145C4"/>
    <w:rsid w:val="00E14BB3"/>
    <w:rsid w:val="00E169AA"/>
    <w:rsid w:val="00E16D8E"/>
    <w:rsid w:val="00E20C0F"/>
    <w:rsid w:val="00E21E05"/>
    <w:rsid w:val="00E2458B"/>
    <w:rsid w:val="00E2468A"/>
    <w:rsid w:val="00E31719"/>
    <w:rsid w:val="00E32DAA"/>
    <w:rsid w:val="00E36E4C"/>
    <w:rsid w:val="00E3769D"/>
    <w:rsid w:val="00E4022E"/>
    <w:rsid w:val="00E414BB"/>
    <w:rsid w:val="00E4488A"/>
    <w:rsid w:val="00E45789"/>
    <w:rsid w:val="00E45885"/>
    <w:rsid w:val="00E47EB3"/>
    <w:rsid w:val="00E50BBD"/>
    <w:rsid w:val="00E546C4"/>
    <w:rsid w:val="00E54871"/>
    <w:rsid w:val="00E54EAF"/>
    <w:rsid w:val="00E558E4"/>
    <w:rsid w:val="00E563E8"/>
    <w:rsid w:val="00E56549"/>
    <w:rsid w:val="00E56680"/>
    <w:rsid w:val="00E569A2"/>
    <w:rsid w:val="00E576D2"/>
    <w:rsid w:val="00E576D8"/>
    <w:rsid w:val="00E6022B"/>
    <w:rsid w:val="00E60504"/>
    <w:rsid w:val="00E62DEE"/>
    <w:rsid w:val="00E62F39"/>
    <w:rsid w:val="00E63751"/>
    <w:rsid w:val="00E647C0"/>
    <w:rsid w:val="00E648C4"/>
    <w:rsid w:val="00E66E17"/>
    <w:rsid w:val="00E71C76"/>
    <w:rsid w:val="00E723A2"/>
    <w:rsid w:val="00E73C28"/>
    <w:rsid w:val="00E74DF7"/>
    <w:rsid w:val="00E75A3D"/>
    <w:rsid w:val="00E762C6"/>
    <w:rsid w:val="00E76E8F"/>
    <w:rsid w:val="00E7766F"/>
    <w:rsid w:val="00E77ABB"/>
    <w:rsid w:val="00E824DD"/>
    <w:rsid w:val="00E82EA8"/>
    <w:rsid w:val="00E83912"/>
    <w:rsid w:val="00E83C07"/>
    <w:rsid w:val="00E86AAD"/>
    <w:rsid w:val="00E903DB"/>
    <w:rsid w:val="00E90EAE"/>
    <w:rsid w:val="00E9196B"/>
    <w:rsid w:val="00E943BD"/>
    <w:rsid w:val="00E954F5"/>
    <w:rsid w:val="00EA186E"/>
    <w:rsid w:val="00EA2A63"/>
    <w:rsid w:val="00EA33A3"/>
    <w:rsid w:val="00EA4173"/>
    <w:rsid w:val="00EA58B0"/>
    <w:rsid w:val="00EA5F8F"/>
    <w:rsid w:val="00EA6423"/>
    <w:rsid w:val="00EB1A71"/>
    <w:rsid w:val="00EB214B"/>
    <w:rsid w:val="00EB30B4"/>
    <w:rsid w:val="00EB6AC4"/>
    <w:rsid w:val="00EB7428"/>
    <w:rsid w:val="00EC0025"/>
    <w:rsid w:val="00EC1380"/>
    <w:rsid w:val="00EC1463"/>
    <w:rsid w:val="00EC3E6A"/>
    <w:rsid w:val="00EC456D"/>
    <w:rsid w:val="00EC4A3A"/>
    <w:rsid w:val="00EC5027"/>
    <w:rsid w:val="00EC5613"/>
    <w:rsid w:val="00EC5B8F"/>
    <w:rsid w:val="00EC5E32"/>
    <w:rsid w:val="00EC7ADC"/>
    <w:rsid w:val="00ED2D8B"/>
    <w:rsid w:val="00ED3981"/>
    <w:rsid w:val="00ED40B7"/>
    <w:rsid w:val="00ED42A7"/>
    <w:rsid w:val="00ED51FC"/>
    <w:rsid w:val="00ED7B35"/>
    <w:rsid w:val="00ED7F7F"/>
    <w:rsid w:val="00EE0626"/>
    <w:rsid w:val="00EE120F"/>
    <w:rsid w:val="00EE3924"/>
    <w:rsid w:val="00EF00AD"/>
    <w:rsid w:val="00EF0C73"/>
    <w:rsid w:val="00EF36CB"/>
    <w:rsid w:val="00EF5129"/>
    <w:rsid w:val="00EF56B2"/>
    <w:rsid w:val="00EF5F2E"/>
    <w:rsid w:val="00EF6195"/>
    <w:rsid w:val="00F00C9B"/>
    <w:rsid w:val="00F010A9"/>
    <w:rsid w:val="00F0347B"/>
    <w:rsid w:val="00F0351B"/>
    <w:rsid w:val="00F04265"/>
    <w:rsid w:val="00F119E2"/>
    <w:rsid w:val="00F11AA2"/>
    <w:rsid w:val="00F13393"/>
    <w:rsid w:val="00F13FF6"/>
    <w:rsid w:val="00F144F4"/>
    <w:rsid w:val="00F156AC"/>
    <w:rsid w:val="00F20731"/>
    <w:rsid w:val="00F21CAD"/>
    <w:rsid w:val="00F228FA"/>
    <w:rsid w:val="00F22B53"/>
    <w:rsid w:val="00F23BCE"/>
    <w:rsid w:val="00F2598F"/>
    <w:rsid w:val="00F25F28"/>
    <w:rsid w:val="00F300DA"/>
    <w:rsid w:val="00F31901"/>
    <w:rsid w:val="00F31CA9"/>
    <w:rsid w:val="00F3278E"/>
    <w:rsid w:val="00F33395"/>
    <w:rsid w:val="00F33C00"/>
    <w:rsid w:val="00F357F2"/>
    <w:rsid w:val="00F35D88"/>
    <w:rsid w:val="00F37431"/>
    <w:rsid w:val="00F42D71"/>
    <w:rsid w:val="00F430ED"/>
    <w:rsid w:val="00F444FD"/>
    <w:rsid w:val="00F45AAC"/>
    <w:rsid w:val="00F46624"/>
    <w:rsid w:val="00F46D96"/>
    <w:rsid w:val="00F535A1"/>
    <w:rsid w:val="00F5577F"/>
    <w:rsid w:val="00F5715D"/>
    <w:rsid w:val="00F57252"/>
    <w:rsid w:val="00F57454"/>
    <w:rsid w:val="00F57A80"/>
    <w:rsid w:val="00F57D61"/>
    <w:rsid w:val="00F61B11"/>
    <w:rsid w:val="00F63D61"/>
    <w:rsid w:val="00F653FE"/>
    <w:rsid w:val="00F6552B"/>
    <w:rsid w:val="00F65579"/>
    <w:rsid w:val="00F70529"/>
    <w:rsid w:val="00F721EB"/>
    <w:rsid w:val="00F723C9"/>
    <w:rsid w:val="00F72AD8"/>
    <w:rsid w:val="00F72B7B"/>
    <w:rsid w:val="00F73710"/>
    <w:rsid w:val="00F74EFD"/>
    <w:rsid w:val="00F75858"/>
    <w:rsid w:val="00F769D3"/>
    <w:rsid w:val="00F77AA4"/>
    <w:rsid w:val="00F80519"/>
    <w:rsid w:val="00F826FC"/>
    <w:rsid w:val="00F82B9D"/>
    <w:rsid w:val="00F83B5F"/>
    <w:rsid w:val="00F8504B"/>
    <w:rsid w:val="00F860B3"/>
    <w:rsid w:val="00F86FD5"/>
    <w:rsid w:val="00F87A76"/>
    <w:rsid w:val="00F90137"/>
    <w:rsid w:val="00F90ADA"/>
    <w:rsid w:val="00F91C90"/>
    <w:rsid w:val="00F93483"/>
    <w:rsid w:val="00F94B3A"/>
    <w:rsid w:val="00F966FB"/>
    <w:rsid w:val="00F96829"/>
    <w:rsid w:val="00F97D82"/>
    <w:rsid w:val="00FA18CD"/>
    <w:rsid w:val="00FA1A57"/>
    <w:rsid w:val="00FA2089"/>
    <w:rsid w:val="00FA2380"/>
    <w:rsid w:val="00FA3B97"/>
    <w:rsid w:val="00FA3F21"/>
    <w:rsid w:val="00FA4839"/>
    <w:rsid w:val="00FA6901"/>
    <w:rsid w:val="00FA6BAD"/>
    <w:rsid w:val="00FB19CA"/>
    <w:rsid w:val="00FB2FF5"/>
    <w:rsid w:val="00FB3E9E"/>
    <w:rsid w:val="00FB50EA"/>
    <w:rsid w:val="00FB52C1"/>
    <w:rsid w:val="00FB5756"/>
    <w:rsid w:val="00FB6CBF"/>
    <w:rsid w:val="00FB6FA7"/>
    <w:rsid w:val="00FC1608"/>
    <w:rsid w:val="00FC2BEC"/>
    <w:rsid w:val="00FC2C5F"/>
    <w:rsid w:val="00FC3205"/>
    <w:rsid w:val="00FC3FE6"/>
    <w:rsid w:val="00FC5786"/>
    <w:rsid w:val="00FC5DA4"/>
    <w:rsid w:val="00FC7178"/>
    <w:rsid w:val="00FC7BC3"/>
    <w:rsid w:val="00FD0A9E"/>
    <w:rsid w:val="00FD1368"/>
    <w:rsid w:val="00FD4174"/>
    <w:rsid w:val="00FD438B"/>
    <w:rsid w:val="00FD6FB8"/>
    <w:rsid w:val="00FD731D"/>
    <w:rsid w:val="00FE041C"/>
    <w:rsid w:val="00FE0615"/>
    <w:rsid w:val="00FE06C5"/>
    <w:rsid w:val="00FE07B4"/>
    <w:rsid w:val="00FE161A"/>
    <w:rsid w:val="00FE1979"/>
    <w:rsid w:val="00FE1F09"/>
    <w:rsid w:val="00FE39FA"/>
    <w:rsid w:val="00FE41E1"/>
    <w:rsid w:val="00FE43F1"/>
    <w:rsid w:val="00FE44E3"/>
    <w:rsid w:val="00FF038A"/>
    <w:rsid w:val="00FF1B9C"/>
    <w:rsid w:val="00FF1EB5"/>
    <w:rsid w:val="00FF3277"/>
    <w:rsid w:val="00FF7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D4459F"/>
  <w15:docId w15:val="{9C860E3B-621F-4D37-A46E-813580F6A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kern w:val="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1C5"/>
    <w:pPr>
      <w:spacing w:line="340" w:lineRule="atLeast"/>
      <w:jc w:val="both"/>
    </w:pPr>
    <w:rPr>
      <w:rFonts w:eastAsia="Times New Roman" w:cs="Times New Roman"/>
      <w:color w:val="000000"/>
      <w:kern w:val="0"/>
      <w:sz w:val="24"/>
      <w:lang w:eastAsia="de-DE"/>
    </w:rPr>
  </w:style>
  <w:style w:type="paragraph" w:styleId="Ttulo1">
    <w:name w:val="heading 1"/>
    <w:aliases w:val="x"/>
    <w:basedOn w:val="Normal"/>
    <w:next w:val="Normal"/>
    <w:link w:val="Ttulo1Car"/>
    <w:uiPriority w:val="9"/>
    <w:qFormat/>
    <w:rsid w:val="00F87A76"/>
    <w:pPr>
      <w:spacing w:before="240"/>
      <w:outlineLvl w:val="0"/>
    </w:pPr>
    <w:rPr>
      <w:rFonts w:ascii="Arial" w:hAnsi="Arial"/>
      <w:b/>
      <w:u w:val="single"/>
    </w:rPr>
  </w:style>
  <w:style w:type="paragraph" w:styleId="Ttulo2">
    <w:name w:val="heading 2"/>
    <w:basedOn w:val="Normal"/>
    <w:next w:val="Normal"/>
    <w:link w:val="Ttulo2Car"/>
    <w:qFormat/>
    <w:rsid w:val="00F87A76"/>
    <w:pPr>
      <w:spacing w:before="120"/>
      <w:outlineLvl w:val="1"/>
    </w:pPr>
    <w:rPr>
      <w:rFonts w:ascii="Arial" w:hAnsi="Arial" w:cstheme="majorBidi"/>
      <w:b/>
    </w:rPr>
  </w:style>
  <w:style w:type="paragraph" w:styleId="Ttulo3">
    <w:name w:val="heading 3"/>
    <w:basedOn w:val="Normal"/>
    <w:next w:val="Normal"/>
    <w:link w:val="Ttulo3Car"/>
    <w:qFormat/>
    <w:rsid w:val="00F87A76"/>
    <w:pPr>
      <w:ind w:left="360"/>
      <w:outlineLvl w:val="2"/>
    </w:pPr>
    <w:rPr>
      <w:b/>
    </w:rPr>
  </w:style>
  <w:style w:type="paragraph" w:styleId="Ttulo4">
    <w:name w:val="heading 4"/>
    <w:basedOn w:val="Normal"/>
    <w:next w:val="Normal"/>
    <w:link w:val="Ttulo4Car"/>
    <w:qFormat/>
    <w:rsid w:val="00F87A76"/>
    <w:pPr>
      <w:keepNext/>
      <w:keepLines/>
      <w:spacing w:before="240" w:line="480" w:lineRule="atLeast"/>
      <w:ind w:left="907" w:hanging="907"/>
      <w:outlineLvl w:val="3"/>
    </w:pPr>
    <w:rPr>
      <w:rFonts w:ascii="Arial" w:hAnsi="Arial" w:cstheme="majorBidi"/>
      <w:b/>
    </w:rPr>
  </w:style>
  <w:style w:type="paragraph" w:styleId="Ttulo5">
    <w:name w:val="heading 5"/>
    <w:basedOn w:val="Normal"/>
    <w:next w:val="Normal"/>
    <w:link w:val="Ttulo5Car"/>
    <w:qFormat/>
    <w:rsid w:val="00F87A76"/>
    <w:pPr>
      <w:ind w:left="706"/>
      <w:outlineLvl w:val="4"/>
    </w:pPr>
    <w:rPr>
      <w:b/>
    </w:rPr>
  </w:style>
  <w:style w:type="paragraph" w:styleId="Ttulo6">
    <w:name w:val="heading 6"/>
    <w:basedOn w:val="Normal"/>
    <w:next w:val="Normal"/>
    <w:link w:val="Ttulo6Car"/>
    <w:qFormat/>
    <w:rsid w:val="00F87A76"/>
    <w:pPr>
      <w:ind w:left="706"/>
      <w:outlineLvl w:val="5"/>
    </w:pPr>
    <w:rPr>
      <w:rFonts w:cstheme="majorBidi"/>
      <w:u w:val="single"/>
    </w:rPr>
  </w:style>
  <w:style w:type="paragraph" w:styleId="Ttulo7">
    <w:name w:val="heading 7"/>
    <w:basedOn w:val="Normal"/>
    <w:next w:val="Normal"/>
    <w:link w:val="Ttulo7Car"/>
    <w:qFormat/>
    <w:rsid w:val="00F87A76"/>
    <w:pPr>
      <w:ind w:left="706"/>
      <w:outlineLvl w:val="6"/>
    </w:pPr>
    <w:rPr>
      <w:i/>
    </w:rPr>
  </w:style>
  <w:style w:type="paragraph" w:styleId="Ttulo8">
    <w:name w:val="heading 8"/>
    <w:basedOn w:val="Normal"/>
    <w:next w:val="Normal"/>
    <w:link w:val="Ttulo8Car"/>
    <w:qFormat/>
    <w:rsid w:val="00F87A76"/>
    <w:pPr>
      <w:ind w:left="706"/>
      <w:outlineLvl w:val="7"/>
    </w:pPr>
    <w:rPr>
      <w:rFonts w:cstheme="majorBidi"/>
      <w:i/>
    </w:rPr>
  </w:style>
  <w:style w:type="paragraph" w:styleId="Ttulo9">
    <w:name w:val="heading 9"/>
    <w:basedOn w:val="Normal"/>
    <w:next w:val="Normal"/>
    <w:link w:val="Ttulo9Car"/>
    <w:qFormat/>
    <w:rsid w:val="00F87A76"/>
    <w:pPr>
      <w:ind w:left="706"/>
      <w:outlineLvl w:val="8"/>
    </w:pPr>
    <w:rPr>
      <w:rFonts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DC1886"/>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DC1886"/>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DC1886"/>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DC1886"/>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DC1886"/>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DC1886"/>
    <w:pPr>
      <w:widowControl w:val="0"/>
      <w:spacing w:before="240" w:after="240" w:line="340" w:lineRule="atLeast"/>
      <w:ind w:left="113" w:right="567"/>
    </w:pPr>
    <w:rPr>
      <w:snapToGrid/>
    </w:rPr>
  </w:style>
  <w:style w:type="paragraph" w:customStyle="1" w:styleId="Mdeck3keywords">
    <w:name w:val="M_deck_3_keywords"/>
    <w:basedOn w:val="Mdeck4text"/>
    <w:next w:val="Normal"/>
    <w:qFormat/>
    <w:rsid w:val="00DC1886"/>
    <w:pPr>
      <w:spacing w:before="240"/>
      <w:ind w:left="113" w:firstLine="0"/>
    </w:pPr>
  </w:style>
  <w:style w:type="paragraph" w:customStyle="1" w:styleId="Mdeck3publcationhistory">
    <w:name w:val="M_deck_3_publcation_history"/>
    <w:next w:val="Normal"/>
    <w:qFormat/>
    <w:rsid w:val="00DC1886"/>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DC1886"/>
    <w:pPr>
      <w:spacing w:line="340" w:lineRule="atLeast"/>
      <w:outlineLvl w:val="0"/>
    </w:pPr>
    <w:rPr>
      <w:b/>
      <w:snapToGrid/>
    </w:rPr>
  </w:style>
  <w:style w:type="paragraph" w:customStyle="1" w:styleId="Mdeck4heading2">
    <w:name w:val="M_deck_4_heading_2"/>
    <w:basedOn w:val="MHeading3"/>
    <w:next w:val="Normal"/>
    <w:qFormat/>
    <w:rsid w:val="00DC1886"/>
    <w:pPr>
      <w:outlineLvl w:val="1"/>
    </w:pPr>
    <w:rPr>
      <w:i/>
      <w:snapToGrid/>
    </w:rPr>
  </w:style>
  <w:style w:type="paragraph" w:customStyle="1" w:styleId="Mdeck4heading3">
    <w:name w:val="M_deck_4_heading_3"/>
    <w:basedOn w:val="Mdeck4text"/>
    <w:next w:val="Normal"/>
    <w:qFormat/>
    <w:rsid w:val="00DC1886"/>
    <w:pPr>
      <w:spacing w:before="240" w:after="120" w:line="340" w:lineRule="atLeast"/>
      <w:ind w:firstLineChars="50" w:firstLine="50"/>
      <w:outlineLvl w:val="2"/>
    </w:pPr>
    <w:rPr>
      <w:snapToGrid/>
    </w:rPr>
  </w:style>
  <w:style w:type="paragraph" w:customStyle="1" w:styleId="Mdeck4text">
    <w:name w:val="M_deck_4_text"/>
    <w:qFormat/>
    <w:rsid w:val="00DC1886"/>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DC1886"/>
    <w:pPr>
      <w:numPr>
        <w:numId w:val="7"/>
      </w:numPr>
      <w:spacing w:before="120" w:after="120" w:line="340" w:lineRule="atLeast"/>
    </w:pPr>
    <w:rPr>
      <w:snapToGrid/>
    </w:rPr>
  </w:style>
  <w:style w:type="paragraph" w:customStyle="1" w:styleId="Mdeck4textfirstlinezero">
    <w:name w:val="M_deck_4_text_firstline_zero"/>
    <w:basedOn w:val="Mdeck4text"/>
    <w:next w:val="Mdeck4text"/>
    <w:qFormat/>
    <w:rsid w:val="00DC1886"/>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DC1886"/>
    <w:rPr>
      <w:i/>
    </w:rPr>
  </w:style>
  <w:style w:type="paragraph" w:customStyle="1" w:styleId="Mdeck4textlrindent">
    <w:name w:val="M_deck_4_text_lr_indent"/>
    <w:basedOn w:val="Mdeck4text"/>
    <w:qFormat/>
    <w:rsid w:val="00DC1886"/>
    <w:pPr>
      <w:spacing w:before="120" w:after="120" w:line="260" w:lineRule="atLeast"/>
      <w:ind w:left="425" w:right="425" w:firstLine="0"/>
    </w:pPr>
    <w:rPr>
      <w:rFonts w:ascii="Palatino Linotype" w:hAnsi="Palatino Linotype"/>
      <w:sz w:val="20"/>
    </w:rPr>
  </w:style>
  <w:style w:type="paragraph" w:customStyle="1" w:styleId="Mdeck4textnumberedlist">
    <w:name w:val="M_deck_4_text_numbered_list"/>
    <w:basedOn w:val="Mdeck4text"/>
    <w:qFormat/>
    <w:rsid w:val="00DC1886"/>
    <w:pPr>
      <w:numPr>
        <w:numId w:val="8"/>
      </w:numPr>
      <w:spacing w:before="120" w:after="120" w:line="340" w:lineRule="atLeast"/>
    </w:pPr>
    <w:rPr>
      <w:snapToGrid/>
    </w:rPr>
  </w:style>
  <w:style w:type="paragraph" w:customStyle="1" w:styleId="Mdeck5tablebody">
    <w:name w:val="M_deck_5_table_body"/>
    <w:qFormat/>
    <w:rsid w:val="00DC1886"/>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anormal"/>
    <w:uiPriority w:val="99"/>
    <w:rsid w:val="00DC1886"/>
    <w:pPr>
      <w:adjustRightInd w:val="0"/>
      <w:snapToGrid w:val="0"/>
      <w:spacing w:line="300" w:lineRule="exact"/>
      <w:jc w:val="center"/>
    </w:pPr>
    <w:rPr>
      <w:rFonts w:eastAsiaTheme="minorEastAsia"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DC1886"/>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DC1886"/>
    <w:pPr>
      <w:spacing w:line="300" w:lineRule="exact"/>
    </w:pPr>
  </w:style>
  <w:style w:type="paragraph" w:customStyle="1" w:styleId="Mdeck5tableheader">
    <w:name w:val="M_deck_5_table_header"/>
    <w:basedOn w:val="Mdeck5tablefooter"/>
    <w:rsid w:val="00DC1886"/>
  </w:style>
  <w:style w:type="paragraph" w:customStyle="1" w:styleId="Mdeck6figurebody">
    <w:name w:val="M_deck_6_figure_body"/>
    <w:qFormat/>
    <w:rsid w:val="00DC1886"/>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DC1886"/>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DC1886"/>
    <w:pPr>
      <w:spacing w:before="120" w:after="120"/>
      <w:ind w:left="709" w:firstLine="0"/>
      <w:jc w:val="center"/>
    </w:pPr>
    <w:rPr>
      <w:i/>
      <w:snapToGrid/>
      <w:szCs w:val="24"/>
      <w:lang w:eastAsia="en-US"/>
    </w:rPr>
  </w:style>
  <w:style w:type="paragraph" w:customStyle="1" w:styleId="Mdeck8references">
    <w:name w:val="M_deck_8_references"/>
    <w:qFormat/>
    <w:rsid w:val="00DC1886"/>
    <w:pPr>
      <w:numPr>
        <w:numId w:val="9"/>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Ttulo2Car">
    <w:name w:val="Título 2 Car"/>
    <w:basedOn w:val="Fuentedeprrafopredeter"/>
    <w:link w:val="Ttulo2"/>
    <w:rsid w:val="00F87A76"/>
    <w:rPr>
      <w:rFonts w:ascii="Arial" w:eastAsia="Times New Roman" w:hAnsi="Arial" w:cstheme="majorBidi"/>
      <w:b/>
      <w:color w:val="000000"/>
      <w:kern w:val="0"/>
      <w:sz w:val="24"/>
      <w:lang w:eastAsia="de-DE"/>
    </w:rPr>
  </w:style>
  <w:style w:type="paragraph" w:customStyle="1" w:styleId="berschrift3">
    <w:name w:val="Überschrift3"/>
    <w:basedOn w:val="Ttulo2"/>
    <w:uiPriority w:val="99"/>
    <w:rsid w:val="00F87A76"/>
    <w:pPr>
      <w:keepNext/>
      <w:tabs>
        <w:tab w:val="num" w:pos="360"/>
      </w:tabs>
      <w:spacing w:before="0"/>
      <w:ind w:left="576" w:hanging="576"/>
    </w:pPr>
    <w:rPr>
      <w:rFonts w:cs="Arial"/>
      <w:bCs/>
      <w:iCs/>
      <w:sz w:val="18"/>
      <w:szCs w:val="28"/>
      <w:lang w:val="de-DE"/>
    </w:rPr>
  </w:style>
  <w:style w:type="character" w:customStyle="1" w:styleId="Ttulo1Car">
    <w:name w:val="Título 1 Car"/>
    <w:aliases w:val="x Car"/>
    <w:basedOn w:val="Fuentedeprrafopredeter"/>
    <w:link w:val="Ttulo1"/>
    <w:uiPriority w:val="9"/>
    <w:rsid w:val="00F87A76"/>
    <w:rPr>
      <w:rFonts w:ascii="Arial" w:eastAsia="Times New Roman" w:hAnsi="Arial" w:cs="Times New Roman"/>
      <w:b/>
      <w:color w:val="000000"/>
      <w:kern w:val="0"/>
      <w:sz w:val="24"/>
      <w:u w:val="single"/>
      <w:lang w:eastAsia="de-DE"/>
    </w:rPr>
  </w:style>
  <w:style w:type="character" w:customStyle="1" w:styleId="Ttulo3Car">
    <w:name w:val="Título 3 Car"/>
    <w:basedOn w:val="Fuentedeprrafopredeter"/>
    <w:link w:val="Ttulo3"/>
    <w:rsid w:val="00F87A76"/>
    <w:rPr>
      <w:rFonts w:eastAsia="Times New Roman" w:cs="Times New Roman"/>
      <w:b/>
      <w:color w:val="000000"/>
      <w:kern w:val="0"/>
      <w:sz w:val="24"/>
      <w:lang w:eastAsia="de-DE"/>
    </w:rPr>
  </w:style>
  <w:style w:type="character" w:customStyle="1" w:styleId="Ttulo4Car">
    <w:name w:val="Título 4 Car"/>
    <w:basedOn w:val="Fuentedeprrafopredeter"/>
    <w:link w:val="Ttulo4"/>
    <w:rsid w:val="00F87A76"/>
    <w:rPr>
      <w:rFonts w:ascii="Arial" w:eastAsia="Times New Roman" w:hAnsi="Arial" w:cstheme="majorBidi"/>
      <w:b/>
      <w:color w:val="000000"/>
      <w:kern w:val="0"/>
      <w:sz w:val="24"/>
      <w:lang w:eastAsia="de-DE"/>
    </w:rPr>
  </w:style>
  <w:style w:type="character" w:customStyle="1" w:styleId="Ttulo5Car">
    <w:name w:val="Título 5 Car"/>
    <w:basedOn w:val="Fuentedeprrafopredeter"/>
    <w:link w:val="Ttulo5"/>
    <w:rsid w:val="00F87A76"/>
    <w:rPr>
      <w:rFonts w:eastAsia="Times New Roman" w:cs="Times New Roman"/>
      <w:b/>
      <w:color w:val="000000"/>
      <w:kern w:val="0"/>
      <w:sz w:val="24"/>
      <w:lang w:eastAsia="de-DE"/>
    </w:rPr>
  </w:style>
  <w:style w:type="character" w:customStyle="1" w:styleId="Ttulo6Car">
    <w:name w:val="Título 6 Car"/>
    <w:basedOn w:val="Fuentedeprrafopredeter"/>
    <w:link w:val="Ttulo6"/>
    <w:rsid w:val="00F87A76"/>
    <w:rPr>
      <w:rFonts w:eastAsia="Times New Roman" w:cstheme="majorBidi"/>
      <w:color w:val="000000"/>
      <w:kern w:val="0"/>
      <w:sz w:val="24"/>
      <w:u w:val="single"/>
      <w:lang w:eastAsia="de-DE"/>
    </w:rPr>
  </w:style>
  <w:style w:type="character" w:customStyle="1" w:styleId="Ttulo7Car">
    <w:name w:val="Título 7 Car"/>
    <w:basedOn w:val="Fuentedeprrafopredeter"/>
    <w:link w:val="Ttulo7"/>
    <w:rsid w:val="00F87A76"/>
    <w:rPr>
      <w:rFonts w:eastAsia="Times New Roman" w:cs="Times New Roman"/>
      <w:i/>
      <w:color w:val="000000"/>
      <w:kern w:val="0"/>
      <w:sz w:val="24"/>
      <w:lang w:eastAsia="de-DE"/>
    </w:rPr>
  </w:style>
  <w:style w:type="character" w:customStyle="1" w:styleId="Ttulo8Car">
    <w:name w:val="Título 8 Car"/>
    <w:basedOn w:val="Fuentedeprrafopredeter"/>
    <w:link w:val="Ttulo8"/>
    <w:rsid w:val="00F87A76"/>
    <w:rPr>
      <w:rFonts w:eastAsia="Times New Roman" w:cstheme="majorBidi"/>
      <w:i/>
      <w:color w:val="000000"/>
      <w:kern w:val="0"/>
      <w:sz w:val="24"/>
      <w:lang w:eastAsia="de-DE"/>
    </w:rPr>
  </w:style>
  <w:style w:type="character" w:customStyle="1" w:styleId="Ttulo9Car">
    <w:name w:val="Título 9 Car"/>
    <w:basedOn w:val="Fuentedeprrafopredeter"/>
    <w:link w:val="Ttulo9"/>
    <w:rsid w:val="00F87A76"/>
    <w:rPr>
      <w:rFonts w:eastAsia="Times New Roman" w:cstheme="majorBidi"/>
      <w:i/>
      <w:color w:val="000000"/>
      <w:kern w:val="0"/>
      <w:sz w:val="24"/>
      <w:lang w:eastAsia="de-DE"/>
    </w:rPr>
  </w:style>
  <w:style w:type="character" w:styleId="Hipervnculo">
    <w:name w:val="Hyperlink"/>
    <w:uiPriority w:val="99"/>
    <w:rsid w:val="00F87A76"/>
    <w:rPr>
      <w:color w:val="0000FF"/>
      <w:u w:val="single"/>
    </w:rPr>
  </w:style>
  <w:style w:type="character" w:styleId="Hipervnculovisitado">
    <w:name w:val="FollowedHyperlink"/>
    <w:basedOn w:val="Fuentedeprrafopredeter"/>
    <w:rsid w:val="00F87A76"/>
    <w:rPr>
      <w:color w:val="954F72" w:themeColor="followedHyperlink"/>
      <w:u w:val="single"/>
    </w:rPr>
  </w:style>
  <w:style w:type="character" w:styleId="Nmerodelnea">
    <w:name w:val="line number"/>
    <w:basedOn w:val="Fuentedeprrafopredeter"/>
    <w:uiPriority w:val="99"/>
    <w:rsid w:val="00F87A76"/>
  </w:style>
  <w:style w:type="paragraph" w:styleId="Textonotapie">
    <w:name w:val="footnote text"/>
    <w:basedOn w:val="Normal"/>
    <w:link w:val="TextonotapieCar"/>
    <w:rsid w:val="00F87A76"/>
  </w:style>
  <w:style w:type="character" w:customStyle="1" w:styleId="TextonotapieCar">
    <w:name w:val="Texto nota pie Car"/>
    <w:basedOn w:val="Fuentedeprrafopredeter"/>
    <w:link w:val="Textonotapie"/>
    <w:rsid w:val="00F87A76"/>
    <w:rPr>
      <w:rFonts w:eastAsia="Times New Roman" w:cs="Times New Roman"/>
      <w:color w:val="000000"/>
      <w:kern w:val="0"/>
      <w:sz w:val="24"/>
      <w:lang w:eastAsia="de-DE"/>
    </w:rPr>
  </w:style>
  <w:style w:type="paragraph" w:styleId="Lista">
    <w:name w:val="List"/>
    <w:basedOn w:val="Normal"/>
    <w:rsid w:val="00F87A76"/>
    <w:pPr>
      <w:ind w:left="200" w:hangingChars="200" w:hanging="200"/>
      <w:contextualSpacing/>
    </w:pPr>
  </w:style>
  <w:style w:type="paragraph" w:styleId="Listaconvietas">
    <w:name w:val="List Bullet"/>
    <w:basedOn w:val="Normal"/>
    <w:rsid w:val="00F87A76"/>
    <w:pPr>
      <w:tabs>
        <w:tab w:val="num" w:pos="360"/>
      </w:tabs>
      <w:ind w:left="200" w:hangingChars="200" w:hanging="200"/>
      <w:contextualSpacing/>
    </w:pPr>
  </w:style>
  <w:style w:type="paragraph" w:styleId="Prrafodelista">
    <w:name w:val="List Paragraph"/>
    <w:basedOn w:val="Normal"/>
    <w:uiPriority w:val="34"/>
    <w:qFormat/>
    <w:rsid w:val="00F87A76"/>
    <w:pPr>
      <w:ind w:firstLineChars="200" w:firstLine="420"/>
    </w:pPr>
  </w:style>
  <w:style w:type="paragraph" w:styleId="Textodeglobo">
    <w:name w:val="Balloon Text"/>
    <w:basedOn w:val="Normal"/>
    <w:link w:val="TextodegloboCar"/>
    <w:uiPriority w:val="99"/>
    <w:rsid w:val="00F87A76"/>
    <w:rPr>
      <w:rFonts w:cs="Tahoma"/>
      <w:sz w:val="18"/>
      <w:szCs w:val="18"/>
    </w:rPr>
  </w:style>
  <w:style w:type="character" w:customStyle="1" w:styleId="TextodegloboCar">
    <w:name w:val="Texto de globo Car"/>
    <w:basedOn w:val="Fuentedeprrafopredeter"/>
    <w:link w:val="Textodeglobo"/>
    <w:uiPriority w:val="99"/>
    <w:rsid w:val="00F87A76"/>
    <w:rPr>
      <w:rFonts w:eastAsia="Times New Roman" w:cs="Tahoma"/>
      <w:color w:val="000000"/>
      <w:kern w:val="0"/>
      <w:sz w:val="18"/>
      <w:szCs w:val="18"/>
      <w:lang w:eastAsia="de-DE"/>
    </w:rPr>
  </w:style>
  <w:style w:type="paragraph" w:styleId="Textocomentario">
    <w:name w:val="annotation text"/>
    <w:basedOn w:val="Normal"/>
    <w:link w:val="TextocomentarioCar"/>
    <w:rsid w:val="00F87A76"/>
  </w:style>
  <w:style w:type="character" w:customStyle="1" w:styleId="TextocomentarioCar">
    <w:name w:val="Texto comentario Car"/>
    <w:basedOn w:val="Fuentedeprrafopredeter"/>
    <w:link w:val="Textocomentario"/>
    <w:rsid w:val="00F87A76"/>
    <w:rPr>
      <w:rFonts w:eastAsia="Times New Roman" w:cs="Times New Roman"/>
      <w:color w:val="000000"/>
      <w:kern w:val="0"/>
      <w:sz w:val="24"/>
      <w:lang w:eastAsia="de-DE"/>
    </w:rPr>
  </w:style>
  <w:style w:type="character" w:styleId="Refdecomentario">
    <w:name w:val="annotation reference"/>
    <w:basedOn w:val="Fuentedeprrafopredeter"/>
    <w:rsid w:val="00F87A76"/>
    <w:rPr>
      <w:sz w:val="21"/>
      <w:szCs w:val="21"/>
    </w:rPr>
  </w:style>
  <w:style w:type="paragraph" w:styleId="Asuntodelcomentario">
    <w:name w:val="annotation subject"/>
    <w:basedOn w:val="Textocomentario"/>
    <w:next w:val="Textocomentario"/>
    <w:link w:val="AsuntodelcomentarioCar"/>
    <w:rsid w:val="00F87A76"/>
    <w:rPr>
      <w:b/>
      <w:bCs/>
    </w:rPr>
  </w:style>
  <w:style w:type="character" w:customStyle="1" w:styleId="AsuntodelcomentarioCar">
    <w:name w:val="Asunto del comentario Car"/>
    <w:basedOn w:val="TextocomentarioCar"/>
    <w:link w:val="Asuntodelcomentario"/>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fa">
    <w:name w:val="Bibliography"/>
    <w:basedOn w:val="Normal"/>
    <w:next w:val="Normal"/>
    <w:uiPriority w:val="37"/>
    <w:unhideWhenUsed/>
    <w:rsid w:val="00F87A76"/>
  </w:style>
  <w:style w:type="paragraph" w:styleId="Descripcin">
    <w:name w:val="caption"/>
    <w:basedOn w:val="Normal"/>
    <w:next w:val="Normal"/>
    <w:qFormat/>
    <w:rsid w:val="00F87A76"/>
    <w:pPr>
      <w:ind w:left="850" w:hanging="850"/>
      <w:jc w:val="center"/>
    </w:pPr>
    <w:rPr>
      <w:b/>
      <w:bCs/>
      <w:szCs w:val="24"/>
      <w:lang w:eastAsia="en-US"/>
    </w:rPr>
  </w:style>
  <w:style w:type="paragraph" w:styleId="Tabladeilustraciones">
    <w:name w:val="table of figures"/>
    <w:basedOn w:val="Normal"/>
    <w:next w:val="Normal"/>
    <w:rsid w:val="00F87A76"/>
    <w:pPr>
      <w:tabs>
        <w:tab w:val="left" w:pos="374"/>
      </w:tabs>
      <w:snapToGrid w:val="0"/>
      <w:spacing w:line="220" w:lineRule="exact"/>
    </w:pPr>
    <w:rPr>
      <w:sz w:val="16"/>
      <w:szCs w:val="16"/>
    </w:rPr>
  </w:style>
  <w:style w:type="table" w:styleId="Tablaconcuadrcula">
    <w:name w:val="Table Grid"/>
    <w:basedOn w:val="Tabla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rsid w:val="00F87A76"/>
    <w:pPr>
      <w:spacing w:line="360" w:lineRule="auto"/>
    </w:pPr>
    <w:rPr>
      <w:szCs w:val="24"/>
      <w:lang w:val="en-GB" w:eastAsia="ar-SA"/>
    </w:rPr>
  </w:style>
  <w:style w:type="character" w:customStyle="1" w:styleId="TextonotaalfinalCar">
    <w:name w:val="Texto nota al final Car"/>
    <w:basedOn w:val="Fuentedeprrafopredeter"/>
    <w:link w:val="Textonotaalfinal"/>
    <w:rsid w:val="00F87A76"/>
    <w:rPr>
      <w:rFonts w:eastAsia="Times New Roman" w:cs="Times New Roman"/>
      <w:color w:val="000000"/>
      <w:kern w:val="0"/>
      <w:sz w:val="24"/>
      <w:szCs w:val="24"/>
      <w:lang w:val="en-GB" w:eastAsia="ar-SA"/>
    </w:rPr>
  </w:style>
  <w:style w:type="character" w:styleId="Refdenotaalfinal">
    <w:name w:val="endnote reference"/>
    <w:basedOn w:val="Fuentedeprrafopredeter"/>
    <w:rsid w:val="00F87A76"/>
    <w:rPr>
      <w:vertAlign w:val="superscript"/>
    </w:rPr>
  </w:style>
  <w:style w:type="paragraph" w:styleId="Piedepgina">
    <w:name w:val="footer"/>
    <w:basedOn w:val="Normal"/>
    <w:link w:val="PiedepginaCar"/>
    <w:uiPriority w:val="99"/>
    <w:rsid w:val="00F87A76"/>
    <w:pPr>
      <w:tabs>
        <w:tab w:val="center" w:pos="4153"/>
        <w:tab w:val="right" w:pos="8306"/>
      </w:tabs>
      <w:snapToGrid w:val="0"/>
      <w:spacing w:line="240" w:lineRule="atLeast"/>
    </w:pPr>
    <w:rPr>
      <w:sz w:val="18"/>
      <w:szCs w:val="18"/>
    </w:rPr>
  </w:style>
  <w:style w:type="character" w:customStyle="1" w:styleId="PiedepginaCar">
    <w:name w:val="Pie de página Car"/>
    <w:basedOn w:val="Fuentedeprrafopredeter"/>
    <w:link w:val="Piedepgina"/>
    <w:uiPriority w:val="99"/>
    <w:rsid w:val="00F87A76"/>
    <w:rPr>
      <w:rFonts w:eastAsia="Times New Roman" w:cs="Times New Roman"/>
      <w:color w:val="000000"/>
      <w:kern w:val="0"/>
      <w:sz w:val="18"/>
      <w:szCs w:val="18"/>
      <w:lang w:eastAsia="de-DE"/>
    </w:rPr>
  </w:style>
  <w:style w:type="character" w:styleId="Nmerodepgina">
    <w:name w:val="page number"/>
    <w:basedOn w:val="Fuentedeprrafopredeter"/>
    <w:rsid w:val="00F87A76"/>
  </w:style>
  <w:style w:type="paragraph" w:styleId="Encabezado">
    <w:name w:val="header"/>
    <w:basedOn w:val="Normal"/>
    <w:link w:val="EncabezadoC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EncabezadoCar">
    <w:name w:val="Encabezado Car"/>
    <w:basedOn w:val="Fuentedeprrafopredeter"/>
    <w:link w:val="Encabezado"/>
    <w:uiPriority w:val="99"/>
    <w:rsid w:val="00F87A76"/>
    <w:rPr>
      <w:rFonts w:eastAsia="Times New Roman" w:cs="Times New Roman"/>
      <w:color w:val="000000"/>
      <w:kern w:val="0"/>
      <w:sz w:val="18"/>
      <w:szCs w:val="18"/>
      <w:lang w:eastAsia="de-DE"/>
    </w:rPr>
  </w:style>
  <w:style w:type="paragraph" w:styleId="Textoindependiente">
    <w:name w:val="Body Text"/>
    <w:link w:val="TextoindependienteCar"/>
    <w:rsid w:val="00F87A76"/>
    <w:pPr>
      <w:spacing w:after="120" w:line="340" w:lineRule="atLeast"/>
      <w:jc w:val="both"/>
    </w:pPr>
    <w:rPr>
      <w:rFonts w:cs="Times New Roman"/>
      <w:color w:val="000000"/>
      <w:kern w:val="0"/>
      <w:sz w:val="24"/>
      <w:lang w:eastAsia="de-DE"/>
    </w:rPr>
  </w:style>
  <w:style w:type="character" w:customStyle="1" w:styleId="TextoindependienteCar">
    <w:name w:val="Texto independiente Car"/>
    <w:basedOn w:val="Fuentedeprrafopredeter"/>
    <w:link w:val="Textoindependiente"/>
    <w:rsid w:val="00F87A76"/>
    <w:rPr>
      <w:rFonts w:cs="Times New Roman"/>
      <w:color w:val="000000"/>
      <w:kern w:val="0"/>
      <w:sz w:val="24"/>
      <w:lang w:eastAsia="de-DE"/>
    </w:rPr>
  </w:style>
  <w:style w:type="paragraph" w:customStyle="1" w:styleId="Mdeck4text2nd">
    <w:name w:val="M_deck_4_text_2nd"/>
    <w:qFormat/>
    <w:rsid w:val="00DC1886"/>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Textodelmarcadordeposicin">
    <w:name w:val="Placeholder Text"/>
    <w:basedOn w:val="Fuentedeprrafopredeter"/>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4"/>
      </w:numPr>
      <w:ind w:left="425" w:hanging="425"/>
    </w:pPr>
  </w:style>
  <w:style w:type="paragraph" w:customStyle="1" w:styleId="MDPI38bullet">
    <w:name w:val="MDPI_3.8_bullet"/>
    <w:basedOn w:val="MDPI31text"/>
    <w:qFormat/>
    <w:rsid w:val="00B83B50"/>
    <w:pPr>
      <w:numPr>
        <w:numId w:val="5"/>
      </w:numPr>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6"/>
      </w:numPr>
      <w:spacing w:before="0" w:line="260" w:lineRule="atLeast"/>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adjustRightInd w:val="0"/>
      <w:snapToGrid w:val="0"/>
      <w:spacing w:before="120" w:after="240" w:line="260" w:lineRule="atLeast"/>
      <w:jc w:val="center"/>
    </w:pPr>
    <w:rPr>
      <w:rFonts w:ascii="Palatino Linotype" w:hAnsi="Palatino Linotype" w:cstheme="minorBidi"/>
      <w:sz w:val="18"/>
      <w:szCs w:val="22"/>
      <w:lang w:bidi="en-US"/>
    </w:rPr>
  </w:style>
  <w:style w:type="paragraph" w:customStyle="1" w:styleId="MDPI511onefigurecaption">
    <w:name w:val="MDPI_5.1.1_one_figur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 w:type="paragraph" w:styleId="Revisin">
    <w:name w:val="Revision"/>
    <w:hidden/>
    <w:uiPriority w:val="99"/>
    <w:semiHidden/>
    <w:rsid w:val="00835809"/>
    <w:rPr>
      <w:rFonts w:eastAsia="Times New Roman" w:cs="Times New Roman"/>
      <w:color w:val="000000"/>
      <w:kern w:val="0"/>
      <w:sz w:val="24"/>
      <w:lang w:eastAsia="de-DE"/>
    </w:rPr>
  </w:style>
  <w:style w:type="character" w:customStyle="1" w:styleId="shorttext">
    <w:name w:val="short_text"/>
    <w:basedOn w:val="Fuentedeprrafopredeter"/>
    <w:rsid w:val="00D12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35964">
      <w:bodyDiv w:val="1"/>
      <w:marLeft w:val="0"/>
      <w:marRight w:val="0"/>
      <w:marTop w:val="0"/>
      <w:marBottom w:val="0"/>
      <w:divBdr>
        <w:top w:val="none" w:sz="0" w:space="0" w:color="auto"/>
        <w:left w:val="none" w:sz="0" w:space="0" w:color="auto"/>
        <w:bottom w:val="none" w:sz="0" w:space="0" w:color="auto"/>
        <w:right w:val="none" w:sz="0" w:space="0" w:color="auto"/>
      </w:divBdr>
    </w:div>
    <w:div w:id="352807710">
      <w:bodyDiv w:val="1"/>
      <w:marLeft w:val="0"/>
      <w:marRight w:val="0"/>
      <w:marTop w:val="0"/>
      <w:marBottom w:val="0"/>
      <w:divBdr>
        <w:top w:val="none" w:sz="0" w:space="0" w:color="auto"/>
        <w:left w:val="none" w:sz="0" w:space="0" w:color="auto"/>
        <w:bottom w:val="none" w:sz="0" w:space="0" w:color="auto"/>
        <w:right w:val="none" w:sz="0" w:space="0" w:color="auto"/>
      </w:divBdr>
    </w:div>
    <w:div w:id="363755120">
      <w:bodyDiv w:val="1"/>
      <w:marLeft w:val="0"/>
      <w:marRight w:val="0"/>
      <w:marTop w:val="0"/>
      <w:marBottom w:val="0"/>
      <w:divBdr>
        <w:top w:val="none" w:sz="0" w:space="0" w:color="auto"/>
        <w:left w:val="none" w:sz="0" w:space="0" w:color="auto"/>
        <w:bottom w:val="none" w:sz="0" w:space="0" w:color="auto"/>
        <w:right w:val="none" w:sz="0" w:space="0" w:color="auto"/>
      </w:divBdr>
    </w:div>
    <w:div w:id="439029795">
      <w:bodyDiv w:val="1"/>
      <w:marLeft w:val="0"/>
      <w:marRight w:val="0"/>
      <w:marTop w:val="0"/>
      <w:marBottom w:val="0"/>
      <w:divBdr>
        <w:top w:val="none" w:sz="0" w:space="0" w:color="auto"/>
        <w:left w:val="none" w:sz="0" w:space="0" w:color="auto"/>
        <w:bottom w:val="none" w:sz="0" w:space="0" w:color="auto"/>
        <w:right w:val="none" w:sz="0" w:space="0" w:color="auto"/>
      </w:divBdr>
    </w:div>
    <w:div w:id="454300305">
      <w:bodyDiv w:val="1"/>
      <w:marLeft w:val="0"/>
      <w:marRight w:val="0"/>
      <w:marTop w:val="0"/>
      <w:marBottom w:val="0"/>
      <w:divBdr>
        <w:top w:val="none" w:sz="0" w:space="0" w:color="auto"/>
        <w:left w:val="none" w:sz="0" w:space="0" w:color="auto"/>
        <w:bottom w:val="none" w:sz="0" w:space="0" w:color="auto"/>
        <w:right w:val="none" w:sz="0" w:space="0" w:color="auto"/>
      </w:divBdr>
    </w:div>
    <w:div w:id="615672308">
      <w:bodyDiv w:val="1"/>
      <w:marLeft w:val="0"/>
      <w:marRight w:val="0"/>
      <w:marTop w:val="0"/>
      <w:marBottom w:val="0"/>
      <w:divBdr>
        <w:top w:val="none" w:sz="0" w:space="0" w:color="auto"/>
        <w:left w:val="none" w:sz="0" w:space="0" w:color="auto"/>
        <w:bottom w:val="none" w:sz="0" w:space="0" w:color="auto"/>
        <w:right w:val="none" w:sz="0" w:space="0" w:color="auto"/>
      </w:divBdr>
    </w:div>
    <w:div w:id="713042276">
      <w:bodyDiv w:val="1"/>
      <w:marLeft w:val="0"/>
      <w:marRight w:val="0"/>
      <w:marTop w:val="0"/>
      <w:marBottom w:val="0"/>
      <w:divBdr>
        <w:top w:val="none" w:sz="0" w:space="0" w:color="auto"/>
        <w:left w:val="none" w:sz="0" w:space="0" w:color="auto"/>
        <w:bottom w:val="none" w:sz="0" w:space="0" w:color="auto"/>
        <w:right w:val="none" w:sz="0" w:space="0" w:color="auto"/>
      </w:divBdr>
    </w:div>
    <w:div w:id="928735604">
      <w:bodyDiv w:val="1"/>
      <w:marLeft w:val="0"/>
      <w:marRight w:val="0"/>
      <w:marTop w:val="0"/>
      <w:marBottom w:val="0"/>
      <w:divBdr>
        <w:top w:val="none" w:sz="0" w:space="0" w:color="auto"/>
        <w:left w:val="none" w:sz="0" w:space="0" w:color="auto"/>
        <w:bottom w:val="none" w:sz="0" w:space="0" w:color="auto"/>
        <w:right w:val="none" w:sz="0" w:space="0" w:color="auto"/>
      </w:divBdr>
    </w:div>
    <w:div w:id="1218736187">
      <w:bodyDiv w:val="1"/>
      <w:marLeft w:val="0"/>
      <w:marRight w:val="0"/>
      <w:marTop w:val="0"/>
      <w:marBottom w:val="0"/>
      <w:divBdr>
        <w:top w:val="none" w:sz="0" w:space="0" w:color="auto"/>
        <w:left w:val="none" w:sz="0" w:space="0" w:color="auto"/>
        <w:bottom w:val="none" w:sz="0" w:space="0" w:color="auto"/>
        <w:right w:val="none" w:sz="0" w:space="0" w:color="auto"/>
      </w:divBdr>
    </w:div>
    <w:div w:id="1333944744">
      <w:bodyDiv w:val="1"/>
      <w:marLeft w:val="0"/>
      <w:marRight w:val="0"/>
      <w:marTop w:val="0"/>
      <w:marBottom w:val="0"/>
      <w:divBdr>
        <w:top w:val="none" w:sz="0" w:space="0" w:color="auto"/>
        <w:left w:val="none" w:sz="0" w:space="0" w:color="auto"/>
        <w:bottom w:val="none" w:sz="0" w:space="0" w:color="auto"/>
        <w:right w:val="none" w:sz="0" w:space="0" w:color="auto"/>
      </w:divBdr>
    </w:div>
    <w:div w:id="1394354508">
      <w:bodyDiv w:val="1"/>
      <w:marLeft w:val="0"/>
      <w:marRight w:val="0"/>
      <w:marTop w:val="0"/>
      <w:marBottom w:val="0"/>
      <w:divBdr>
        <w:top w:val="none" w:sz="0" w:space="0" w:color="auto"/>
        <w:left w:val="none" w:sz="0" w:space="0" w:color="auto"/>
        <w:bottom w:val="none" w:sz="0" w:space="0" w:color="auto"/>
        <w:right w:val="none" w:sz="0" w:space="0" w:color="auto"/>
      </w:divBdr>
      <w:divsChild>
        <w:div w:id="699160536">
          <w:marLeft w:val="0"/>
          <w:marRight w:val="0"/>
          <w:marTop w:val="0"/>
          <w:marBottom w:val="0"/>
          <w:divBdr>
            <w:top w:val="none" w:sz="0" w:space="0" w:color="auto"/>
            <w:left w:val="none" w:sz="0" w:space="0" w:color="auto"/>
            <w:bottom w:val="none" w:sz="0" w:space="0" w:color="auto"/>
            <w:right w:val="none" w:sz="0" w:space="0" w:color="auto"/>
          </w:divBdr>
        </w:div>
      </w:divsChild>
    </w:div>
    <w:div w:id="1448500675">
      <w:bodyDiv w:val="1"/>
      <w:marLeft w:val="0"/>
      <w:marRight w:val="0"/>
      <w:marTop w:val="0"/>
      <w:marBottom w:val="0"/>
      <w:divBdr>
        <w:top w:val="none" w:sz="0" w:space="0" w:color="auto"/>
        <w:left w:val="none" w:sz="0" w:space="0" w:color="auto"/>
        <w:bottom w:val="none" w:sz="0" w:space="0" w:color="auto"/>
        <w:right w:val="none" w:sz="0" w:space="0" w:color="auto"/>
      </w:divBdr>
    </w:div>
    <w:div w:id="1520508371">
      <w:bodyDiv w:val="1"/>
      <w:marLeft w:val="0"/>
      <w:marRight w:val="0"/>
      <w:marTop w:val="0"/>
      <w:marBottom w:val="0"/>
      <w:divBdr>
        <w:top w:val="none" w:sz="0" w:space="0" w:color="auto"/>
        <w:left w:val="none" w:sz="0" w:space="0" w:color="auto"/>
        <w:bottom w:val="none" w:sz="0" w:space="0" w:color="auto"/>
        <w:right w:val="none" w:sz="0" w:space="0" w:color="auto"/>
      </w:divBdr>
    </w:div>
    <w:div w:id="1714498082">
      <w:bodyDiv w:val="1"/>
      <w:marLeft w:val="0"/>
      <w:marRight w:val="0"/>
      <w:marTop w:val="0"/>
      <w:marBottom w:val="0"/>
      <w:divBdr>
        <w:top w:val="none" w:sz="0" w:space="0" w:color="auto"/>
        <w:left w:val="none" w:sz="0" w:space="0" w:color="auto"/>
        <w:bottom w:val="none" w:sz="0" w:space="0" w:color="auto"/>
        <w:right w:val="none" w:sz="0" w:space="0" w:color="auto"/>
      </w:divBdr>
    </w:div>
    <w:div w:id="1715546369">
      <w:bodyDiv w:val="1"/>
      <w:marLeft w:val="0"/>
      <w:marRight w:val="0"/>
      <w:marTop w:val="0"/>
      <w:marBottom w:val="0"/>
      <w:divBdr>
        <w:top w:val="none" w:sz="0" w:space="0" w:color="auto"/>
        <w:left w:val="none" w:sz="0" w:space="0" w:color="auto"/>
        <w:bottom w:val="none" w:sz="0" w:space="0" w:color="auto"/>
        <w:right w:val="none" w:sz="0" w:space="0" w:color="auto"/>
      </w:divBdr>
    </w:div>
    <w:div w:id="1833332848">
      <w:bodyDiv w:val="1"/>
      <w:marLeft w:val="0"/>
      <w:marRight w:val="0"/>
      <w:marTop w:val="0"/>
      <w:marBottom w:val="0"/>
      <w:divBdr>
        <w:top w:val="none" w:sz="0" w:space="0" w:color="auto"/>
        <w:left w:val="none" w:sz="0" w:space="0" w:color="auto"/>
        <w:bottom w:val="none" w:sz="0" w:space="0" w:color="auto"/>
        <w:right w:val="none" w:sz="0" w:space="0" w:color="auto"/>
      </w:divBdr>
    </w:div>
    <w:div w:id="205137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tandfonline.com/doi/full/10.1080/01639360802261755"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w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ntTable" Target="fontTable.xml"/><Relationship Id="rId30" Type="http://schemas.microsoft.com/office/2016/09/relationships/commentsIds" Target="commentsIds.xml"/></Relationships>
</file>

<file path=word/_rels/header3.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ensors-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WHO17</b:Tag>
    <b:SourceType>InternetSite</b:SourceType>
    <b:Guid>{D4E3B373-F4E1-47F4-B4C1-42D9AD1A0158}</b:Guid>
    <b:Title>World Health Organization (WHO).</b:Title>
    <b:Year>2017</b:Year>
    <b:Author>
      <b:Author>
        <b:NameList>
          <b:Person>
            <b:Last>WHO.</b:Last>
          </b:Person>
        </b:NameList>
      </b:Author>
    </b:Author>
    <b:InternetSiteTitle>WHO</b:InternetSiteTitle>
    <b:Month>October</b:Month>
    <b:URL>http://www.who.int/mediacentre/factsheets/fs311/en/</b:URL>
    <b:RefOrder>1</b:RefOrder>
  </b:Source>
  <b:Source>
    <b:Tag>Eil06</b:Tag>
    <b:SourceType>Book</b:SourceType>
    <b:Guid>{3D12EE18-7773-41B8-90BA-AF27203C37EC}</b:Guid>
    <b:Title>Evidence for nutritional benefits in prolonging wellness</b:Title>
    <b:Year>2006</b:Year>
    <b:Author>
      <b:Author>
        <b:NameList>
          <b:Person>
            <b:Last>Eileen T Kennedy</b:Last>
            <b:First>Am</b:First>
            <b:Middle>J Clin Nutr.</b:Middle>
          </b:Person>
        </b:NameList>
      </b:Author>
    </b:Author>
    <b:RefOrder>2</b:RefOrder>
  </b:Source>
  <b:Source>
    <b:Tag>Fre17</b:Tag>
    <b:SourceType>InternetSite</b:SourceType>
    <b:Guid>{CF0CDFA5-3410-4226-A3EA-9C19AE2E3C3C}</b:Guid>
    <b:Title>Freeletics Nutrition</b:Title>
    <b:Year>2017</b:Year>
    <b:Author>
      <b:Author>
        <b:NameList>
          <b:Person>
            <b:Last>Freeletics</b:Last>
          </b:Person>
        </b:NameList>
      </b:Author>
    </b:Author>
    <b:URL>https://www.freeletics.com/es/nutrition</b:URL>
    <b:RefOrder>3</b:RefOrder>
  </b:Source>
  <b:Source>
    <b:Tag>Edi17</b:Tag>
    <b:SourceType>InternetSite</b:SourceType>
    <b:Guid>{D23ABF23-2113-420B-86B3-FB1AFC45A77C}</b:Guid>
    <b:Author>
      <b:Author>
        <b:NameList>
          <b:Person>
            <b:Last>Ediger</b:Last>
          </b:Person>
        </b:NameList>
      </b:Author>
    </b:Author>
    <b:Title>Diary of Nutrition</b:Title>
    <b:Year>2017</b:Year>
    <b:URL>https://play.google.com/store/apps/details?id=ediger.diarynutrition</b:URL>
    <b:RefOrder>4</b:RefOrder>
  </b:Source>
  <b:Source>
    <b:Tag>8fi17</b:Tag>
    <b:SourceType>InternetSite</b:SourceType>
    <b:Guid>{A1D53E2E-EA41-4A73-974F-BC6FEBB22960}</b:Guid>
    <b:Author>
      <b:Author>
        <b:NameList>
          <b:Person>
            <b:Last>8fit</b:Last>
          </b:Person>
        </b:NameList>
      </b:Author>
    </b:Author>
    <b:Title>8fit</b:Title>
    <b:Year>2017</b:Year>
    <b:URL>https://8fit.com/?utm_source=Adwords&amp;utm_medium=CPC&amp;utm_campaign=CA-brand-desktop&amp;gclid=Cj0KCQiAus_QBRDgARIsAIRGNGis3mp--hu4-4RcOM_0ql8o8qjqfXqhZddDvssdRRSzdEJa9XLSf2IaAiD-EALw_wcB</b:URL>
    <b:RefOrder>5</b:RefOrder>
  </b:Source>
  <b:Source>
    <b:Tag>Und17</b:Tag>
    <b:SourceType>InternetSite</b:SourceType>
    <b:Guid>{B715C9AA-16B8-40D9-B178-20ECC6D362CC}</b:Guid>
    <b:Author>
      <b:Author>
        <b:NameList>
          <b:Person>
            <b:Last>Armour</b:Last>
            <b:First>Under</b:First>
          </b:Person>
        </b:NameList>
      </b:Author>
    </b:Author>
    <b:Title>MyFitnessPal</b:Title>
    <b:Year>2017</b:Year>
    <b:URL>https://www.myfitnesspal.com/es</b:URL>
    <b:RefOrder>6</b:RefOrder>
  </b:Source>
  <b:Source>
    <b:Tag>Lif17</b:Tag>
    <b:SourceType>InternetSite</b:SourceType>
    <b:Guid>{0A3897BA-D3B0-4DBC-AD77-EC92D1E77BAB}</b:Guid>
    <b:Author>
      <b:Author>
        <b:NameList>
          <b:Person>
            <b:Last>AB</b:Last>
            <b:First>Lifesum</b:First>
          </b:Person>
        </b:NameList>
      </b:Author>
    </b:Author>
    <b:Title>Lifesum </b:Title>
    <b:Year>2017</b:Year>
    <b:URL>https://lifesum.com/</b:URL>
    <b:RefOrder>7</b:RefOrder>
  </b:Source>
</b:Sources>
</file>

<file path=customXml/itemProps1.xml><?xml version="1.0" encoding="utf-8"?>
<ds:datastoreItem xmlns:ds="http://schemas.openxmlformats.org/officeDocument/2006/customXml" ds:itemID="{5D7F99A2-FB87-4AFE-B4F5-4A6D9AC72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sensors-template.dot</Template>
  <TotalTime>2977</TotalTime>
  <Pages>15</Pages>
  <Words>6276</Words>
  <Characters>34520</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Type of the Paper (Article</vt:lpstr>
    </vt:vector>
  </TitlesOfParts>
  <Company/>
  <LinksUpToDate>false</LinksUpToDate>
  <CharactersWithSpaces>40715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creator>Sasu</dc:creator>
  <cp:lastModifiedBy>Antonio Benitez</cp:lastModifiedBy>
  <cp:revision>44</cp:revision>
  <cp:lastPrinted>2017-11-23T10:30:00Z</cp:lastPrinted>
  <dcterms:created xsi:type="dcterms:W3CDTF">2017-11-23T14:55:00Z</dcterms:created>
  <dcterms:modified xsi:type="dcterms:W3CDTF">2017-12-01T13:13:00Z</dcterms:modified>
</cp:coreProperties>
</file>